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B7D6" w14:textId="77777777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Software Requirements for RIS/VTS/ER–SAR System</w:t>
      </w:r>
    </w:p>
    <w:p w14:paraId="22C4AB2B" w14:textId="77777777" w:rsidR="00E47449" w:rsidRPr="00375066" w:rsidRDefault="00E47449" w:rsidP="00E47449">
      <w:pPr>
        <w:rPr>
          <w:b/>
          <w:bCs/>
          <w:lang w:val="en-IN"/>
        </w:rPr>
      </w:pPr>
    </w:p>
    <w:p w14:paraId="50226768" w14:textId="48412F1A" w:rsidR="00E47449" w:rsidRPr="00E47449" w:rsidRDefault="00E47449" w:rsidP="00E47449">
      <w:pPr>
        <w:rPr>
          <w:b/>
          <w:bCs/>
          <w:lang w:val="en-IN"/>
        </w:rPr>
      </w:pPr>
      <w:r w:rsidRPr="00E47449">
        <w:rPr>
          <w:b/>
          <w:bCs/>
          <w:lang w:val="en-IN"/>
        </w:rPr>
        <w:t>Overview</w:t>
      </w:r>
    </w:p>
    <w:p w14:paraId="5FB89BE3" w14:textId="77777777" w:rsidR="00E47449" w:rsidDel="000D5A5D" w:rsidRDefault="00E47449" w:rsidP="00E47449">
      <w:pPr>
        <w:rPr>
          <w:del w:id="0" w:author="Suchisnita Nayak" w:date="2025-10-27T15:52:00Z" w16du:dateUtc="2025-10-27T10:22:00Z"/>
          <w:lang w:val="en-IN"/>
        </w:rPr>
      </w:pPr>
    </w:p>
    <w:p w14:paraId="16820798" w14:textId="77777777" w:rsidR="000D5A5D" w:rsidRPr="00E47449" w:rsidRDefault="000D5A5D" w:rsidP="00E47449">
      <w:pPr>
        <w:pStyle w:val="ListParagraph"/>
        <w:rPr>
          <w:ins w:id="1" w:author="Suchisnita Nayak" w:date="2025-10-27T15:52:00Z" w16du:dateUtc="2025-10-27T10:22:00Z"/>
          <w:b/>
          <w:bCs/>
          <w:lang w:val="en-IN"/>
        </w:rPr>
      </w:pPr>
    </w:p>
    <w:p w14:paraId="52E5D261" w14:textId="2BDD238E" w:rsidR="00E47449" w:rsidRPr="00E47449" w:rsidRDefault="00E47449" w:rsidP="00E47449">
      <w:pPr>
        <w:rPr>
          <w:lang w:val="en-IN"/>
        </w:rPr>
      </w:pPr>
      <w:r w:rsidRPr="00375066">
        <w:rPr>
          <w:lang w:val="en-IN"/>
        </w:rPr>
        <w:t xml:space="preserve">The software </w:t>
      </w:r>
      <w:ins w:id="2" w:author="Suchisnita Nayak" w:date="2025-10-24T15:58:00Z" w16du:dateUtc="2025-10-24T10:28:00Z">
        <w:r w:rsidR="002E6BA0">
          <w:rPr>
            <w:lang w:val="en-IN"/>
          </w:rPr>
          <w:t xml:space="preserve">dashboard </w:t>
        </w:r>
      </w:ins>
      <w:r w:rsidRPr="00375066">
        <w:rPr>
          <w:lang w:val="en-IN"/>
        </w:rPr>
        <w:t xml:space="preserve">platform shall act as the </w:t>
      </w:r>
      <w:r w:rsidRPr="00375066">
        <w:rPr>
          <w:b/>
          <w:bCs/>
          <w:lang w:val="en-IN"/>
        </w:rPr>
        <w:t xml:space="preserve">central command and control system </w:t>
      </w:r>
      <w:ins w:id="3" w:author="Suchisnita Nayak" w:date="2025-10-24T15:59:00Z" w16du:dateUtc="2025-10-24T10:29:00Z">
        <w:r w:rsidR="002E6BA0">
          <w:rPr>
            <w:b/>
            <w:bCs/>
            <w:lang w:val="en-IN"/>
          </w:rPr>
          <w:t xml:space="preserve">for </w:t>
        </w:r>
      </w:ins>
      <w:del w:id="4" w:author="Suchisnita Nayak" w:date="2025-10-24T15:59:00Z" w16du:dateUtc="2025-10-24T10:29:00Z">
        <w:r w:rsidRPr="00375066" w:rsidDel="002E6BA0">
          <w:rPr>
            <w:b/>
            <w:bCs/>
            <w:lang w:val="en-IN"/>
          </w:rPr>
          <w:delText>(</w:delText>
        </w:r>
      </w:del>
      <w:r w:rsidRPr="00375066">
        <w:rPr>
          <w:b/>
          <w:bCs/>
          <w:lang w:val="en-IN"/>
        </w:rPr>
        <w:t>I</w:t>
      </w:r>
      <w:ins w:id="5" w:author="Suchisnita Nayak" w:date="2025-10-24T15:59:00Z" w16du:dateUtc="2025-10-24T10:29:00Z">
        <w:r w:rsidR="002E6BA0">
          <w:rPr>
            <w:b/>
            <w:bCs/>
            <w:lang w:val="en-IN"/>
          </w:rPr>
          <w:t>ntegrated</w:t>
        </w:r>
      </w:ins>
      <w:del w:id="6" w:author="Suchisnita Nayak" w:date="2025-10-24T16:00:00Z" w16du:dateUtc="2025-10-24T10:30:00Z">
        <w:r w:rsidRPr="00375066" w:rsidDel="002E6BA0">
          <w:rPr>
            <w:b/>
            <w:bCs/>
            <w:lang w:val="en-IN"/>
          </w:rPr>
          <w:delText>C</w:delText>
        </w:r>
      </w:del>
      <w:ins w:id="7" w:author="Suchisnita Nayak" w:date="2025-10-24T16:00:00Z" w16du:dateUtc="2025-10-24T10:30:00Z">
        <w:r w:rsidR="002E6BA0">
          <w:rPr>
            <w:b/>
            <w:bCs/>
            <w:lang w:val="en-IN"/>
          </w:rPr>
          <w:t xml:space="preserve"> </w:t>
        </w:r>
      </w:ins>
      <w:r w:rsidRPr="00375066">
        <w:rPr>
          <w:b/>
          <w:bCs/>
          <w:lang w:val="en-IN"/>
        </w:rPr>
        <w:t>C</w:t>
      </w:r>
      <w:ins w:id="8" w:author="Suchisnita Nayak" w:date="2025-10-24T16:00:00Z" w16du:dateUtc="2025-10-24T10:30:00Z">
        <w:r w:rsidR="002E6BA0">
          <w:rPr>
            <w:b/>
            <w:bCs/>
            <w:lang w:val="en-IN"/>
          </w:rPr>
          <w:t xml:space="preserve">ommand and </w:t>
        </w:r>
      </w:ins>
      <w:r w:rsidRPr="00375066">
        <w:rPr>
          <w:b/>
          <w:bCs/>
          <w:lang w:val="en-IN"/>
        </w:rPr>
        <w:t>C</w:t>
      </w:r>
      <w:ins w:id="9" w:author="Suchisnita Nayak" w:date="2025-10-24T16:00:00Z" w16du:dateUtc="2025-10-24T10:30:00Z">
        <w:r w:rsidR="002E6BA0">
          <w:rPr>
            <w:b/>
            <w:bCs/>
            <w:lang w:val="en-IN"/>
          </w:rPr>
          <w:t xml:space="preserve">ontrol Centre in GOG </w:t>
        </w:r>
      </w:ins>
      <w:del w:id="10" w:author="Suchisnita Nayak" w:date="2025-10-24T15:59:00Z" w16du:dateUtc="2025-10-24T10:29:00Z">
        <w:r w:rsidRPr="00375066" w:rsidDel="002E6BA0">
          <w:rPr>
            <w:b/>
            <w:bCs/>
            <w:lang w:val="en-IN"/>
          </w:rPr>
          <w:delText>)</w:delText>
        </w:r>
      </w:del>
      <w:r w:rsidRPr="00375066">
        <w:rPr>
          <w:lang w:val="en-IN"/>
        </w:rPr>
        <w:t xml:space="preserve"> for managing vessels</w:t>
      </w:r>
      <w:ins w:id="11" w:author="Suchisnita Nayak" w:date="2025-10-24T16:21:00Z" w16du:dateUtc="2025-10-24T10:51:00Z">
        <w:r w:rsidR="007B6024">
          <w:rPr>
            <w:lang w:val="en-IN"/>
          </w:rPr>
          <w:t>/</w:t>
        </w:r>
      </w:ins>
      <w:r w:rsidR="000D5A5D">
        <w:rPr>
          <w:lang w:val="en-IN"/>
        </w:rPr>
        <w:t>ferries</w:t>
      </w:r>
      <w:r w:rsidRPr="00375066">
        <w:rPr>
          <w:lang w:val="en-IN"/>
        </w:rPr>
        <w:t xml:space="preserve"> operating on the Brahmaputra River. It shall integrate data from multiple sources — including onboard hardware devices, weather and river sensors,</w:t>
      </w:r>
      <w:ins w:id="12" w:author="Suchisnita Nayak" w:date="2025-10-27T10:14:00Z" w16du:dateUtc="2025-10-27T04:44:00Z">
        <w:r w:rsidR="000933FF">
          <w:rPr>
            <w:lang w:val="en-IN"/>
          </w:rPr>
          <w:t xml:space="preserve"> </w:t>
        </w:r>
      </w:ins>
      <w:r w:rsidRPr="00375066">
        <w:rPr>
          <w:lang w:val="en-IN"/>
        </w:rPr>
        <w:t xml:space="preserve">and external agencies (ASDMA, IMD, IWAI, etc.) — to provide a </w:t>
      </w:r>
      <w:r w:rsidRPr="00E47449">
        <w:rPr>
          <w:lang w:val="en-IN"/>
        </w:rPr>
        <w:t>real-time situational awareness, monitoring, and emergency response system</w:t>
      </w:r>
      <w:ins w:id="13" w:author="Suchisnita Nayak" w:date="2025-10-24T16:01:00Z" w16du:dateUtc="2025-10-24T10:31:00Z">
        <w:r w:rsidR="002E6BA0">
          <w:rPr>
            <w:lang w:val="en-IN"/>
          </w:rPr>
          <w:t xml:space="preserve"> using the GSM</w:t>
        </w:r>
      </w:ins>
      <w:r w:rsidR="000D5A5D">
        <w:rPr>
          <w:lang w:val="en-IN"/>
        </w:rPr>
        <w:t xml:space="preserve"> </w:t>
      </w:r>
      <w:ins w:id="14" w:author="Suchisnita Nayak" w:date="2025-10-24T16:02:00Z" w16du:dateUtc="2025-10-24T10:32:00Z">
        <w:r w:rsidR="002E6BA0">
          <w:rPr>
            <w:lang w:val="en-IN"/>
          </w:rPr>
          <w:t>(2G,3G or 4G)</w:t>
        </w:r>
      </w:ins>
      <w:r w:rsidRPr="00E47449">
        <w:rPr>
          <w:lang w:val="en-IN"/>
        </w:rPr>
        <w:t>.</w:t>
      </w:r>
    </w:p>
    <w:p w14:paraId="1C4A553D" w14:textId="77777777" w:rsidR="00E47449" w:rsidRPr="00375066" w:rsidRDefault="00E47449" w:rsidP="00E47449">
      <w:pPr>
        <w:rPr>
          <w:lang w:val="en-IN"/>
        </w:rPr>
      </w:pPr>
    </w:p>
    <w:p w14:paraId="55C4A5A9" w14:textId="385A9383" w:rsidR="00E47449" w:rsidRPr="00375066" w:rsidRDefault="00E47449" w:rsidP="00E47449">
      <w:pPr>
        <w:rPr>
          <w:lang w:val="en-IN"/>
        </w:rPr>
      </w:pPr>
      <w:r w:rsidRPr="00E47449">
        <w:rPr>
          <w:lang w:val="en-IN"/>
        </w:rPr>
        <w:t>The software shall support both web-based and mobile interfaces and be hosted on AIWTDS’s secure data cent</w:t>
      </w:r>
      <w:del w:id="15" w:author="Suchisnita Nayak" w:date="2025-10-24T16:03:00Z" w16du:dateUtc="2025-10-24T10:33:00Z">
        <w:r w:rsidRPr="00E47449" w:rsidDel="0021143A">
          <w:rPr>
            <w:lang w:val="en-IN"/>
          </w:rPr>
          <w:delText>e</w:delText>
        </w:r>
      </w:del>
      <w:r w:rsidRPr="00E47449">
        <w:rPr>
          <w:lang w:val="en-IN"/>
        </w:rPr>
        <w:t>r</w:t>
      </w:r>
      <w:ins w:id="16" w:author="Suchisnita Nayak" w:date="2025-10-24T16:19:00Z" w16du:dateUtc="2025-10-24T10:49:00Z">
        <w:r w:rsidR="007B6024">
          <w:rPr>
            <w:lang w:val="en-IN"/>
          </w:rPr>
          <w:t>e where the ICCC had the dashboard web app while the vessel</w:t>
        </w:r>
      </w:ins>
      <w:ins w:id="17" w:author="Suchisnita Nayak" w:date="2025-10-24T16:21:00Z" w16du:dateUtc="2025-10-24T10:51:00Z">
        <w:r w:rsidR="007B6024">
          <w:rPr>
            <w:lang w:val="en-IN"/>
          </w:rPr>
          <w:t>/ferry</w:t>
        </w:r>
      </w:ins>
      <w:ins w:id="18" w:author="Suchisnita Nayak" w:date="2025-10-24T16:19:00Z" w16du:dateUtc="2025-10-24T10:49:00Z">
        <w:r w:rsidR="007B6024">
          <w:rPr>
            <w:lang w:val="en-IN"/>
          </w:rPr>
          <w:t xml:space="preserve"> oper</w:t>
        </w:r>
      </w:ins>
      <w:ins w:id="19" w:author="Suchisnita Nayak" w:date="2025-10-24T16:20:00Z" w16du:dateUtc="2025-10-24T10:50:00Z">
        <w:r w:rsidR="007B6024">
          <w:rPr>
            <w:lang w:val="en-IN"/>
          </w:rPr>
          <w:t>ator and the ER and SAR teams have the mobile applications installed.</w:t>
        </w:r>
      </w:ins>
      <w:del w:id="20" w:author="Suchisnita Nayak" w:date="2025-10-24T16:19:00Z" w16du:dateUtc="2025-10-24T10:49:00Z">
        <w:r w:rsidDel="007B6024">
          <w:rPr>
            <w:lang w:val="en-IN"/>
          </w:rPr>
          <w:delText>.</w:delText>
        </w:r>
        <w:r w:rsidRPr="00375066" w:rsidDel="007B6024">
          <w:rPr>
            <w:lang w:val="en-IN"/>
          </w:rPr>
          <w:delText>.</w:delText>
        </w:r>
      </w:del>
    </w:p>
    <w:p w14:paraId="741416BD" w14:textId="6AB4CF1D" w:rsidR="00E47449" w:rsidRPr="00375066" w:rsidRDefault="00E47449" w:rsidP="00E47449">
      <w:pPr>
        <w:rPr>
          <w:lang w:val="en-IN"/>
        </w:rPr>
      </w:pPr>
    </w:p>
    <w:p w14:paraId="41B94267" w14:textId="349D6617" w:rsidR="00E47449" w:rsidRDefault="00E47449" w:rsidP="00E47449">
      <w:pPr>
        <w:rPr>
          <w:ins w:id="21" w:author="Suchisnita Nayak" w:date="2025-10-27T15:50:00Z" w16du:dateUtc="2025-10-27T10:20:00Z"/>
          <w:b/>
          <w:bCs/>
          <w:lang w:val="en-IN"/>
        </w:rPr>
      </w:pPr>
      <w:r w:rsidRPr="00375066">
        <w:rPr>
          <w:b/>
          <w:bCs/>
          <w:lang w:val="en-IN"/>
        </w:rPr>
        <w:t>Core Functional Modules</w:t>
      </w:r>
    </w:p>
    <w:p w14:paraId="6A76B637" w14:textId="77777777" w:rsidR="000D5A5D" w:rsidRPr="00375066" w:rsidRDefault="000D5A5D" w:rsidP="00E47449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6"/>
        <w:gridCol w:w="5530"/>
        <w:tblGridChange w:id="22">
          <w:tblGrid>
            <w:gridCol w:w="3483"/>
            <w:gridCol w:w="3"/>
            <w:gridCol w:w="5530"/>
          </w:tblGrid>
        </w:tblGridChange>
      </w:tblGrid>
      <w:tr w:rsidR="00BF39A8" w:rsidRPr="00375066" w14:paraId="4823D4B7" w14:textId="77777777" w:rsidTr="00E47449">
        <w:tc>
          <w:tcPr>
            <w:tcW w:w="0" w:type="auto"/>
            <w:hideMark/>
          </w:tcPr>
          <w:p w14:paraId="7B353910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Module</w:t>
            </w:r>
          </w:p>
        </w:tc>
        <w:tc>
          <w:tcPr>
            <w:tcW w:w="0" w:type="auto"/>
            <w:hideMark/>
          </w:tcPr>
          <w:p w14:paraId="43DB1E3D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Description</w:t>
            </w:r>
          </w:p>
        </w:tc>
      </w:tr>
      <w:tr w:rsidR="00BF39A8" w:rsidRPr="00375066" w14:paraId="1430C63D" w14:textId="77777777" w:rsidTr="00E47449">
        <w:tc>
          <w:tcPr>
            <w:tcW w:w="0" w:type="auto"/>
            <w:hideMark/>
          </w:tcPr>
          <w:p w14:paraId="21A4400E" w14:textId="6D1A4982" w:rsidR="00E47449" w:rsidRPr="00E47449" w:rsidRDefault="00BF39A8" w:rsidP="00BE143B">
            <w:pPr>
              <w:rPr>
                <w:lang w:val="en-IN"/>
              </w:rPr>
            </w:pPr>
            <w:ins w:id="23" w:author="Suchisnita Nayak" w:date="2025-10-27T12:22:00Z" w16du:dateUtc="2025-10-27T06:52:00Z">
              <w:r>
                <w:rPr>
                  <w:lang w:val="en-IN"/>
                </w:rPr>
                <w:t xml:space="preserve">Realtime </w:t>
              </w:r>
            </w:ins>
            <w:r w:rsidR="00E47449" w:rsidRPr="00E47449">
              <w:rPr>
                <w:lang w:val="en-IN"/>
              </w:rPr>
              <w:t>Vessel Tracking &amp; Monitoring</w:t>
            </w:r>
          </w:p>
        </w:tc>
        <w:tc>
          <w:tcPr>
            <w:tcW w:w="0" w:type="auto"/>
            <w:hideMark/>
          </w:tcPr>
          <w:p w14:paraId="50481FDA" w14:textId="77777777" w:rsidR="0021143A" w:rsidRDefault="00E47449" w:rsidP="00BE143B">
            <w:pPr>
              <w:rPr>
                <w:ins w:id="24" w:author="Suchisnita Nayak" w:date="2025-10-24T16:06:00Z" w16du:dateUtc="2025-10-24T10:36:00Z"/>
                <w:lang w:val="en-IN"/>
              </w:rPr>
            </w:pPr>
            <w:r w:rsidRPr="00375066">
              <w:rPr>
                <w:lang w:val="en-IN"/>
              </w:rPr>
              <w:t>- Real-time tracking of boats/ferries through GPS data received from onboard units</w:t>
            </w:r>
            <w:ins w:id="25" w:author="Suchisnita Nayak" w:date="2025-10-24T16:04:00Z" w16du:dateUtc="2025-10-24T10:34:00Z">
              <w:r w:rsidR="0021143A">
                <w:rPr>
                  <w:lang w:val="en-IN"/>
                </w:rPr>
                <w:t xml:space="preserve"> using GSM</w:t>
              </w:r>
            </w:ins>
            <w:r w:rsidRPr="00375066">
              <w:rPr>
                <w:lang w:val="en-IN"/>
              </w:rPr>
              <w:t>.</w:t>
            </w:r>
            <w:r w:rsidRPr="00375066">
              <w:rPr>
                <w:lang w:val="en-IN"/>
              </w:rPr>
              <w:br/>
              <w:t>- Display vessel position, heading, and speed on digital river maps.</w:t>
            </w:r>
            <w:r w:rsidRPr="00375066">
              <w:rPr>
                <w:lang w:val="en-IN"/>
              </w:rPr>
              <w:br/>
              <w:t>- Maintain vessel identity database (Boat ID, owner details, crew info).</w:t>
            </w:r>
          </w:p>
          <w:p w14:paraId="1173A478" w14:textId="75619658" w:rsidR="0021143A" w:rsidRDefault="0021143A" w:rsidP="00BE143B">
            <w:pPr>
              <w:rPr>
                <w:ins w:id="26" w:author="Suchisnita Nayak" w:date="2025-10-24T16:07:00Z" w16du:dateUtc="2025-10-24T10:37:00Z"/>
                <w:lang w:val="en-IN"/>
              </w:rPr>
            </w:pPr>
            <w:ins w:id="27" w:author="Suchisnita Nayak" w:date="2025-10-24T16:06:00Z" w16du:dateUtc="2025-10-24T10:36:00Z">
              <w:r>
                <w:rPr>
                  <w:lang w:val="en-IN"/>
                </w:rPr>
                <w:t>-Raise alarms when ever there is a breach in the route by any of t</w:t>
              </w:r>
            </w:ins>
            <w:ins w:id="28" w:author="Suchisnita Nayak" w:date="2025-10-24T16:07:00Z" w16du:dateUtc="2025-10-24T10:37:00Z">
              <w:r>
                <w:rPr>
                  <w:lang w:val="en-IN"/>
                </w:rPr>
                <w:t>he monitor</w:t>
              </w:r>
            </w:ins>
            <w:ins w:id="29" w:author="Suchisnita Nayak" w:date="2025-10-24T16:08:00Z" w16du:dateUtc="2025-10-24T10:38:00Z">
              <w:r>
                <w:rPr>
                  <w:lang w:val="en-IN"/>
                </w:rPr>
                <w:t>ed</w:t>
              </w:r>
            </w:ins>
            <w:ins w:id="30" w:author="Suchisnita Nayak" w:date="2025-10-24T16:07:00Z" w16du:dateUtc="2025-10-24T10:37:00Z">
              <w:r>
                <w:rPr>
                  <w:lang w:val="en-IN"/>
                </w:rPr>
                <w:t xml:space="preserve"> vessel or when there are chances of collision.</w:t>
              </w:r>
            </w:ins>
          </w:p>
          <w:p w14:paraId="353A2F2E" w14:textId="2DA65DD0" w:rsidR="0021143A" w:rsidRPr="00375066" w:rsidRDefault="0021143A" w:rsidP="00BE143B">
            <w:pPr>
              <w:rPr>
                <w:lang w:val="en-IN"/>
              </w:rPr>
            </w:pPr>
            <w:ins w:id="31" w:author="Suchisnita Nayak" w:date="2025-10-24T16:07:00Z" w16du:dateUtc="2025-10-24T10:37:00Z">
              <w:r>
                <w:rPr>
                  <w:lang w:val="en-IN"/>
                </w:rPr>
                <w:t>-</w:t>
              </w:r>
            </w:ins>
            <w:ins w:id="32" w:author="Suchisnita Nayak" w:date="2025-10-24T16:08:00Z" w16du:dateUtc="2025-10-24T10:38:00Z">
              <w:r>
                <w:rPr>
                  <w:lang w:val="en-IN"/>
                </w:rPr>
                <w:t xml:space="preserve">Generate heat maps with </w:t>
              </w:r>
            </w:ins>
            <w:ins w:id="33" w:author="Suchisnita Nayak" w:date="2025-10-24T16:09:00Z" w16du:dateUtc="2025-10-24T10:39:00Z">
              <w:r>
                <w:rPr>
                  <w:lang w:val="en-IN"/>
                </w:rPr>
                <w:t>help of IOT devices on foggy days</w:t>
              </w:r>
            </w:ins>
            <w:ins w:id="34" w:author="Suchisnita Nayak" w:date="2025-10-24T16:13:00Z" w16du:dateUtc="2025-10-24T10:43:00Z">
              <w:r w:rsidR="007B6024">
                <w:rPr>
                  <w:lang w:val="en-IN"/>
                </w:rPr>
                <w:t xml:space="preserve"> for Monitoring purpose</w:t>
              </w:r>
            </w:ins>
            <w:ins w:id="35" w:author="Suchisnita Nayak" w:date="2025-10-24T16:09:00Z" w16du:dateUtc="2025-10-24T10:39:00Z">
              <w:r>
                <w:rPr>
                  <w:lang w:val="en-IN"/>
                </w:rPr>
                <w:t>.</w:t>
              </w:r>
            </w:ins>
          </w:p>
        </w:tc>
      </w:tr>
      <w:tr w:rsidR="00BF39A8" w:rsidRPr="00375066" w14:paraId="400B2CBD" w14:textId="77777777" w:rsidTr="00E47449">
        <w:tc>
          <w:tcPr>
            <w:tcW w:w="0" w:type="auto"/>
            <w:hideMark/>
          </w:tcPr>
          <w:p w14:paraId="2E31D36D" w14:textId="0B28B492" w:rsidR="00E47449" w:rsidRPr="00E47449" w:rsidRDefault="00BF39A8" w:rsidP="00BE143B">
            <w:pPr>
              <w:rPr>
                <w:lang w:val="en-IN"/>
              </w:rPr>
            </w:pPr>
            <w:ins w:id="36" w:author="Suchisnita Nayak" w:date="2025-10-27T12:25:00Z" w16du:dateUtc="2025-10-27T06:55:00Z">
              <w:r>
                <w:rPr>
                  <w:lang w:val="en-IN"/>
                </w:rPr>
                <w:t xml:space="preserve">Emergency </w:t>
              </w:r>
            </w:ins>
            <w:r w:rsidR="00E47449" w:rsidRPr="00E47449">
              <w:rPr>
                <w:lang w:val="en-IN"/>
              </w:rPr>
              <w:t>Communication &amp; Alert Management</w:t>
            </w:r>
          </w:p>
        </w:tc>
        <w:tc>
          <w:tcPr>
            <w:tcW w:w="0" w:type="auto"/>
            <w:hideMark/>
          </w:tcPr>
          <w:p w14:paraId="4888B817" w14:textId="52F92623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- Two-way message exchange between ICCC and vessels</w:t>
            </w:r>
            <w:ins w:id="37" w:author="Suchisnita Nayak" w:date="2025-10-24T16:11:00Z" w16du:dateUtc="2025-10-24T10:41:00Z">
              <w:r w:rsidR="0021143A">
                <w:rPr>
                  <w:lang w:val="en-IN"/>
                </w:rPr>
                <w:t xml:space="preserve"> using GSM</w:t>
              </w:r>
            </w:ins>
            <w:ins w:id="38" w:author="Suchisnita Nayak" w:date="2025-10-24T16:12:00Z" w16du:dateUtc="2025-10-24T10:42:00Z">
              <w:r w:rsidR="0021143A">
                <w:rPr>
                  <w:lang w:val="en-IN"/>
                </w:rPr>
                <w:t xml:space="preserve"> over SIM based protocol</w:t>
              </w:r>
            </w:ins>
            <w:r w:rsidRPr="00375066">
              <w:rPr>
                <w:lang w:val="en-IN"/>
              </w:rPr>
              <w:t>.</w:t>
            </w:r>
            <w:r w:rsidRPr="00375066">
              <w:rPr>
                <w:lang w:val="en-IN"/>
              </w:rPr>
              <w:br/>
              <w:t>- Display and log emergency alerts, boundary-crossing alerts, SOS triggers, and weather advisories.</w:t>
            </w:r>
            <w:r w:rsidRPr="00375066">
              <w:rPr>
                <w:lang w:val="en-IN"/>
              </w:rPr>
              <w:br/>
              <w:t xml:space="preserve">- Support both </w:t>
            </w:r>
            <w:r w:rsidRPr="00E47449">
              <w:rPr>
                <w:lang w:val="en-IN"/>
              </w:rPr>
              <w:t>broadcast (to all vessels) and targeted</w:t>
            </w:r>
            <w:r w:rsidRPr="00375066">
              <w:rPr>
                <w:lang w:val="en-IN"/>
              </w:rPr>
              <w:t xml:space="preserve"> (to specific vessels/zones) messages.</w:t>
            </w:r>
          </w:p>
        </w:tc>
      </w:tr>
      <w:tr w:rsidR="00BF39A8" w:rsidRPr="00375066" w14:paraId="6FDDB7B1" w14:textId="77777777" w:rsidTr="00E47449">
        <w:tc>
          <w:tcPr>
            <w:tcW w:w="0" w:type="auto"/>
            <w:hideMark/>
          </w:tcPr>
          <w:p w14:paraId="07C01519" w14:textId="74353D1D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Geo-fencing &amp; Boundary Violation Detection</w:t>
            </w:r>
            <w:ins w:id="39" w:author="Suchisnita Nayak" w:date="2025-10-27T12:52:00Z" w16du:dateUtc="2025-10-27T07:22:00Z">
              <w:r w:rsidR="002E4FB5">
                <w:rPr>
                  <w:lang w:val="en-IN"/>
                </w:rPr>
                <w:t xml:space="preserve"> for the Terminal Safety</w:t>
              </w:r>
              <w:r w:rsidR="00A96D1E">
                <w:rPr>
                  <w:lang w:val="en-IN"/>
                </w:rPr>
                <w:t xml:space="preserve"> Management</w:t>
              </w:r>
            </w:ins>
          </w:p>
        </w:tc>
        <w:tc>
          <w:tcPr>
            <w:tcW w:w="0" w:type="auto"/>
            <w:hideMark/>
          </w:tcPr>
          <w:p w14:paraId="22AD49B8" w14:textId="77777777" w:rsidR="00E47449" w:rsidRDefault="00E47449" w:rsidP="00BE143B">
            <w:pPr>
              <w:rPr>
                <w:ins w:id="40" w:author="Suchisnita Nayak" w:date="2025-10-24T16:16:00Z" w16du:dateUtc="2025-10-24T10:46:00Z"/>
                <w:lang w:val="en-IN"/>
              </w:rPr>
            </w:pPr>
            <w:r w:rsidRPr="00375066">
              <w:rPr>
                <w:lang w:val="en-IN"/>
              </w:rPr>
              <w:t>- Configure virtual zones (geo-fences) along river stretches.</w:t>
            </w:r>
            <w:r w:rsidRPr="00375066">
              <w:rPr>
                <w:lang w:val="en-IN"/>
              </w:rPr>
              <w:br/>
              <w:t>- Auto-generate alerts when vessels enter or exit predefined zones.</w:t>
            </w:r>
            <w:r w:rsidRPr="00375066">
              <w:rPr>
                <w:lang w:val="en-IN"/>
              </w:rPr>
              <w:br/>
              <w:t>- Allow authorized users to dynamically create or modify zones.</w:t>
            </w:r>
          </w:p>
          <w:p w14:paraId="6EF609AA" w14:textId="25387C22" w:rsidR="007B6024" w:rsidRPr="00375066" w:rsidRDefault="007B6024" w:rsidP="00BE143B">
            <w:pPr>
              <w:rPr>
                <w:lang w:val="en-IN"/>
              </w:rPr>
            </w:pPr>
            <w:ins w:id="41" w:author="Suchisnita Nayak" w:date="2025-10-24T16:16:00Z" w16du:dateUtc="2025-10-24T10:46:00Z">
              <w:r>
                <w:rPr>
                  <w:lang w:val="en-IN"/>
                </w:rPr>
                <w:t>-Auto generate alarm when ever there is a breach</w:t>
              </w:r>
            </w:ins>
            <w:ins w:id="42" w:author="Suchisnita Nayak" w:date="2025-10-24T16:17:00Z" w16du:dateUtc="2025-10-24T10:47:00Z">
              <w:r>
                <w:rPr>
                  <w:lang w:val="en-IN"/>
                </w:rPr>
                <w:t xml:space="preserve"> by any vessel with respect to any Geo Fenced boundary.</w:t>
              </w:r>
            </w:ins>
          </w:p>
        </w:tc>
      </w:tr>
      <w:tr w:rsidR="00BF39A8" w:rsidRPr="00375066" w14:paraId="4C197663" w14:textId="77777777" w:rsidTr="00E47449">
        <w:tc>
          <w:tcPr>
            <w:tcW w:w="0" w:type="auto"/>
            <w:hideMark/>
          </w:tcPr>
          <w:p w14:paraId="27DCE1BC" w14:textId="14998944" w:rsidR="00E47449" w:rsidRPr="00E47449" w:rsidRDefault="00BF39A8" w:rsidP="00BE143B">
            <w:pPr>
              <w:rPr>
                <w:lang w:val="en-IN"/>
              </w:rPr>
            </w:pPr>
            <w:ins w:id="43" w:author="Suchisnita Nayak" w:date="2025-10-27T12:25:00Z" w16du:dateUtc="2025-10-27T06:55:00Z">
              <w:r>
                <w:rPr>
                  <w:lang w:val="en-IN"/>
                </w:rPr>
                <w:t xml:space="preserve">Incident </w:t>
              </w:r>
            </w:ins>
            <w:ins w:id="44" w:author="Suchisnita Nayak" w:date="2025-10-27T12:26:00Z" w16du:dateUtc="2025-10-27T06:56:00Z">
              <w:r>
                <w:rPr>
                  <w:lang w:val="en-IN"/>
                </w:rPr>
                <w:t>Reporting and Documentation (</w:t>
              </w:r>
            </w:ins>
            <w:r w:rsidR="00E47449" w:rsidRPr="00E47449">
              <w:rPr>
                <w:lang w:val="en-IN"/>
              </w:rPr>
              <w:t>Emergency</w:t>
            </w:r>
            <w:ins w:id="45" w:author="Suchisnita Nayak" w:date="2025-10-27T12:26:00Z" w16du:dateUtc="2025-10-27T06:56:00Z">
              <w:r>
                <w:rPr>
                  <w:lang w:val="en-IN"/>
                </w:rPr>
                <w:t xml:space="preserve"> Response</w:t>
              </w:r>
            </w:ins>
            <w:r w:rsidR="00E47449" w:rsidRPr="00E47449">
              <w:rPr>
                <w:lang w:val="en-IN"/>
              </w:rPr>
              <w:t xml:space="preserve"> &amp; SAR (Search and Rescue) Management</w:t>
            </w:r>
            <w:ins w:id="46" w:author="Suchisnita Nayak" w:date="2025-10-27T12:26:00Z" w16du:dateUtc="2025-10-27T06:56:00Z">
              <w:r>
                <w:rPr>
                  <w:lang w:val="en-IN"/>
                </w:rPr>
                <w:t>)</w:t>
              </w:r>
            </w:ins>
          </w:p>
        </w:tc>
        <w:tc>
          <w:tcPr>
            <w:tcW w:w="0" w:type="auto"/>
            <w:hideMark/>
          </w:tcPr>
          <w:p w14:paraId="2F25BAE0" w14:textId="77777777" w:rsidR="007B6024" w:rsidRDefault="00E47449" w:rsidP="00BE143B">
            <w:pPr>
              <w:rPr>
                <w:ins w:id="47" w:author="Suchisnita Nayak" w:date="2025-10-24T16:22:00Z" w16du:dateUtc="2025-10-24T10:52:00Z"/>
                <w:lang w:val="en-IN"/>
              </w:rPr>
            </w:pPr>
            <w:r w:rsidRPr="00375066">
              <w:rPr>
                <w:lang w:val="en-IN"/>
              </w:rPr>
              <w:t>- Instant SOS alert reception with vessel coordinates and contact details.</w:t>
            </w:r>
            <w:r w:rsidRPr="00375066">
              <w:rPr>
                <w:lang w:val="en-IN"/>
              </w:rPr>
              <w:br/>
              <w:t>- Incident tracking dashboard for rescue operations.</w:t>
            </w:r>
            <w:r w:rsidRPr="00375066">
              <w:rPr>
                <w:lang w:val="en-IN"/>
              </w:rPr>
              <w:br/>
              <w:t>- Integration with ASDMA and emergency response agencies for coordinated action.</w:t>
            </w:r>
          </w:p>
          <w:p w14:paraId="5FCCBA71" w14:textId="1A3C7101" w:rsidR="007B6024" w:rsidRPr="00375066" w:rsidRDefault="007B6024" w:rsidP="00BE143B">
            <w:pPr>
              <w:rPr>
                <w:lang w:val="en-IN"/>
              </w:rPr>
            </w:pPr>
            <w:ins w:id="48" w:author="Suchisnita Nayak" w:date="2025-10-24T16:22:00Z" w16du:dateUtc="2025-10-24T10:52:00Z">
              <w:r>
                <w:rPr>
                  <w:lang w:val="en-IN"/>
                </w:rPr>
                <w:t>-Data about the incident flows flawlessl</w:t>
              </w:r>
            </w:ins>
            <w:ins w:id="49" w:author="Suchisnita Nayak" w:date="2025-10-24T16:23:00Z" w16du:dateUtc="2025-10-24T10:53:00Z">
              <w:r>
                <w:rPr>
                  <w:lang w:val="en-IN"/>
                </w:rPr>
                <w:t xml:space="preserve">y between the SAR team and </w:t>
              </w:r>
              <w:r w:rsidR="001C6D8B">
                <w:rPr>
                  <w:lang w:val="en-IN"/>
                </w:rPr>
                <w:t xml:space="preserve">the vessel through the mobile application and is </w:t>
              </w:r>
            </w:ins>
            <w:r w:rsidR="000D5A5D">
              <w:rPr>
                <w:lang w:val="en-IN"/>
              </w:rPr>
              <w:t>stored</w:t>
            </w:r>
            <w:ins w:id="50" w:author="Suchisnita Nayak" w:date="2025-10-24T16:23:00Z" w16du:dateUtc="2025-10-24T10:53:00Z">
              <w:r w:rsidR="001C6D8B">
                <w:rPr>
                  <w:lang w:val="en-IN"/>
                </w:rPr>
                <w:t xml:space="preserve"> in </w:t>
              </w:r>
            </w:ins>
            <w:ins w:id="51" w:author="Suchisnita Nayak" w:date="2025-10-24T16:24:00Z" w16du:dateUtc="2025-10-24T10:54:00Z">
              <w:r w:rsidR="001C6D8B">
                <w:rPr>
                  <w:lang w:val="en-IN"/>
                </w:rPr>
                <w:t xml:space="preserve">the central server as a disaster record for data analytics and future course for </w:t>
              </w:r>
            </w:ins>
            <w:r w:rsidR="000D5A5D">
              <w:rPr>
                <w:lang w:val="en-IN"/>
              </w:rPr>
              <w:t>prevention</w:t>
            </w:r>
            <w:ins w:id="52" w:author="Suchisnita Nayak" w:date="2025-10-24T16:25:00Z" w16du:dateUtc="2025-10-24T10:55:00Z">
              <w:r w:rsidR="001C6D8B">
                <w:rPr>
                  <w:lang w:val="en-IN"/>
                </w:rPr>
                <w:t>.</w:t>
              </w:r>
            </w:ins>
          </w:p>
        </w:tc>
      </w:tr>
      <w:tr w:rsidR="00BF39A8" w:rsidRPr="00375066" w14:paraId="76011C77" w14:textId="77777777" w:rsidTr="00E47449">
        <w:tc>
          <w:tcPr>
            <w:tcW w:w="0" w:type="auto"/>
            <w:hideMark/>
          </w:tcPr>
          <w:p w14:paraId="07DF9F0B" w14:textId="76AAF27F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Weather &amp; River Data Integration</w:t>
            </w:r>
            <w:ins w:id="53" w:author="Suchisnita Nayak" w:date="2025-10-27T12:30:00Z" w16du:dateUtc="2025-10-27T07:00:00Z">
              <w:r w:rsidR="00BF39A8">
                <w:rPr>
                  <w:lang w:val="en-IN"/>
                </w:rPr>
                <w:t xml:space="preserve"> </w:t>
              </w:r>
              <w:r w:rsidR="00BF39A8">
                <w:rPr>
                  <w:lang w:val="en-IN"/>
                </w:rPr>
                <w:lastRenderedPageBreak/>
                <w:t>for the Early Warning Assistance</w:t>
              </w:r>
            </w:ins>
          </w:p>
        </w:tc>
        <w:tc>
          <w:tcPr>
            <w:tcW w:w="0" w:type="auto"/>
            <w:hideMark/>
          </w:tcPr>
          <w:p w14:paraId="28E50BC4" w14:textId="6956C722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lastRenderedPageBreak/>
              <w:t xml:space="preserve">- Integration APIs with </w:t>
            </w:r>
            <w:del w:id="54" w:author="Suchisnita Nayak" w:date="2025-10-24T16:27:00Z" w16du:dateUtc="2025-10-24T10:57:00Z">
              <w:r w:rsidRPr="00375066" w:rsidDel="001C6D8B">
                <w:rPr>
                  <w:lang w:val="en-IN"/>
                </w:rPr>
                <w:delText>IMD/</w:delText>
              </w:r>
            </w:del>
            <w:r w:rsidRPr="00375066">
              <w:rPr>
                <w:lang w:val="en-IN"/>
              </w:rPr>
              <w:t xml:space="preserve">ASDMA data sources for river </w:t>
            </w:r>
            <w:r w:rsidRPr="00375066">
              <w:rPr>
                <w:lang w:val="en-IN"/>
              </w:rPr>
              <w:lastRenderedPageBreak/>
              <w:t>levels, rainfall, and flood alerts.</w:t>
            </w:r>
            <w:r w:rsidRPr="00375066">
              <w:rPr>
                <w:lang w:val="en-IN"/>
              </w:rPr>
              <w:br/>
              <w:t>- Display current and forecast weather conditions per river stretch.</w:t>
            </w:r>
            <w:r w:rsidRPr="00375066">
              <w:rPr>
                <w:lang w:val="en-IN"/>
              </w:rPr>
              <w:br/>
              <w:t>- Configurable rule engine for automatic warnings (e.g., “High Flood Risk Zone – Activate Alert”).</w:t>
            </w:r>
          </w:p>
        </w:tc>
      </w:tr>
      <w:tr w:rsidR="00BF39A8" w:rsidRPr="00375066" w14:paraId="0F5F60F1" w14:textId="77777777" w:rsidTr="00E47449">
        <w:tc>
          <w:tcPr>
            <w:tcW w:w="0" w:type="auto"/>
            <w:hideMark/>
          </w:tcPr>
          <w:p w14:paraId="23ADFF43" w14:textId="14DFB132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lastRenderedPageBreak/>
              <w:t>Data Analytics &amp; Reporting</w:t>
            </w:r>
          </w:p>
        </w:tc>
        <w:tc>
          <w:tcPr>
            <w:tcW w:w="0" w:type="auto"/>
            <w:hideMark/>
          </w:tcPr>
          <w:p w14:paraId="5104D1A8" w14:textId="77777777" w:rsidR="00E47449" w:rsidRDefault="00E47449" w:rsidP="00BE143B">
            <w:pPr>
              <w:rPr>
                <w:ins w:id="55" w:author="Suchisnita Nayak" w:date="2025-10-24T16:30:00Z" w16du:dateUtc="2025-10-24T11:00:00Z"/>
                <w:lang w:val="en-IN"/>
              </w:rPr>
            </w:pPr>
            <w:r w:rsidRPr="00375066">
              <w:rPr>
                <w:lang w:val="en-IN"/>
              </w:rPr>
              <w:t>- Generate automated reports on vessel movements, alert frequency, and response times.</w:t>
            </w:r>
            <w:r w:rsidRPr="00375066">
              <w:rPr>
                <w:lang w:val="en-IN"/>
              </w:rPr>
              <w:br/>
              <w:t>- Dashboard visualization using charts, heatmaps, and timelines.</w:t>
            </w:r>
            <w:r w:rsidRPr="00375066">
              <w:rPr>
                <w:lang w:val="en-IN"/>
              </w:rPr>
              <w:br/>
              <w:t>- Export in PDF/Excel formats.</w:t>
            </w:r>
          </w:p>
          <w:p w14:paraId="652674E5" w14:textId="76009EFF" w:rsidR="001C6D8B" w:rsidRPr="00375066" w:rsidRDefault="001C6D8B" w:rsidP="00BE143B">
            <w:pPr>
              <w:rPr>
                <w:lang w:val="en-IN"/>
              </w:rPr>
            </w:pPr>
            <w:ins w:id="56" w:author="Suchisnita Nayak" w:date="2025-10-24T16:30:00Z" w16du:dateUtc="2025-10-24T11:00:00Z">
              <w:r>
                <w:rPr>
                  <w:lang w:val="en-IN"/>
                </w:rPr>
                <w:t>-SOS data analysis and</w:t>
              </w:r>
            </w:ins>
            <w:ins w:id="57" w:author="Suchisnita Nayak" w:date="2025-10-24T16:31:00Z" w16du:dateUtc="2025-10-24T11:01:00Z">
              <w:r>
                <w:rPr>
                  <w:lang w:val="en-IN"/>
                </w:rPr>
                <w:t xml:space="preserve"> storage for future reference.</w:t>
              </w:r>
            </w:ins>
          </w:p>
        </w:tc>
      </w:tr>
      <w:tr w:rsidR="00BF39A8" w:rsidRPr="00375066" w14:paraId="309EE738" w14:textId="77777777" w:rsidTr="00E47449">
        <w:tc>
          <w:tcPr>
            <w:tcW w:w="0" w:type="auto"/>
            <w:hideMark/>
          </w:tcPr>
          <w:p w14:paraId="5916B8AB" w14:textId="59892EFA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System Administration &amp; User Management</w:t>
            </w:r>
          </w:p>
        </w:tc>
        <w:tc>
          <w:tcPr>
            <w:tcW w:w="0" w:type="auto"/>
            <w:hideMark/>
          </w:tcPr>
          <w:p w14:paraId="54D10812" w14:textId="77777777" w:rsidR="00261098" w:rsidRDefault="00E47449" w:rsidP="00BE143B">
            <w:pPr>
              <w:rPr>
                <w:ins w:id="58" w:author="Suchisnita Nayak" w:date="2025-10-24T16:44:00Z" w16du:dateUtc="2025-10-24T11:14:00Z"/>
                <w:lang w:val="en-IN"/>
              </w:rPr>
            </w:pPr>
            <w:r w:rsidRPr="00375066">
              <w:rPr>
                <w:lang w:val="en-IN"/>
              </w:rPr>
              <w:t>- Role-based access control (Admin, Operator, Viewer).</w:t>
            </w:r>
          </w:p>
          <w:p w14:paraId="57B75E06" w14:textId="6869A3CF" w:rsidR="00E47449" w:rsidRPr="00375066" w:rsidRDefault="00261098" w:rsidP="00BE143B">
            <w:pPr>
              <w:rPr>
                <w:lang w:val="en-IN"/>
              </w:rPr>
            </w:pPr>
            <w:ins w:id="59" w:author="Suchisnita Nayak" w:date="2025-10-24T16:44:00Z" w16du:dateUtc="2025-10-24T11:14:00Z">
              <w:r>
                <w:rPr>
                  <w:lang w:val="en-IN"/>
                </w:rPr>
                <w:t xml:space="preserve">- SAR </w:t>
              </w:r>
            </w:ins>
            <w:ins w:id="60" w:author="Suchisnita Nayak" w:date="2025-10-24T16:45:00Z" w16du:dateUtc="2025-10-24T11:15:00Z">
              <w:r>
                <w:rPr>
                  <w:lang w:val="en-IN"/>
                </w:rPr>
                <w:t xml:space="preserve">team </w:t>
              </w:r>
            </w:ins>
            <w:ins w:id="61" w:author="Suchisnita Nayak" w:date="2025-10-24T16:44:00Z" w16du:dateUtc="2025-10-24T11:14:00Z">
              <w:r>
                <w:rPr>
                  <w:lang w:val="en-IN"/>
                </w:rPr>
                <w:t xml:space="preserve">access with viewer and </w:t>
              </w:r>
            </w:ins>
            <w:ins w:id="62" w:author="Suchisnita Nayak" w:date="2025-10-24T16:45:00Z" w16du:dateUtc="2025-10-24T11:15:00Z">
              <w:r>
                <w:rPr>
                  <w:lang w:val="en-IN"/>
                </w:rPr>
                <w:t>operator access in case of incidents.</w:t>
              </w:r>
            </w:ins>
            <w:r w:rsidR="00E47449" w:rsidRPr="00375066">
              <w:rPr>
                <w:lang w:val="en-IN"/>
              </w:rPr>
              <w:br/>
              <w:t>- Audit trail for user activity.</w:t>
            </w:r>
            <w:r w:rsidR="00E47449" w:rsidRPr="00375066">
              <w:rPr>
                <w:lang w:val="en-IN"/>
              </w:rPr>
              <w:br/>
              <w:t>- Configurable permissions for various stakeholder departments.</w:t>
            </w:r>
          </w:p>
        </w:tc>
      </w:tr>
      <w:tr w:rsidR="00BF39A8" w:rsidRPr="00375066" w14:paraId="372CEF64" w14:textId="77777777" w:rsidTr="00E47449">
        <w:tc>
          <w:tcPr>
            <w:tcW w:w="0" w:type="auto"/>
          </w:tcPr>
          <w:p w14:paraId="01F24823" w14:textId="28AFA4CF" w:rsidR="00E47449" w:rsidRPr="00E47449" w:rsidRDefault="00E47449" w:rsidP="00BE143B">
            <w:pPr>
              <w:rPr>
                <w:lang w:val="en-IN"/>
              </w:rPr>
            </w:pPr>
            <w:r>
              <w:rPr>
                <w:lang w:val="en-IN"/>
              </w:rPr>
              <w:t>Bathymetric data</w:t>
            </w:r>
            <w:ins w:id="63" w:author="Suchisnita Nayak" w:date="2025-10-27T12:50:00Z" w16du:dateUtc="2025-10-27T07:20:00Z">
              <w:r w:rsidR="002E4FB5">
                <w:rPr>
                  <w:lang w:val="en-IN"/>
                </w:rPr>
                <w:t xml:space="preserve"> for Navigational Assistance</w:t>
              </w:r>
            </w:ins>
          </w:p>
        </w:tc>
        <w:tc>
          <w:tcPr>
            <w:tcW w:w="0" w:type="auto"/>
          </w:tcPr>
          <w:p w14:paraId="73D1B652" w14:textId="77777777" w:rsidR="00E47449" w:rsidRDefault="00E47449" w:rsidP="00BE143B">
            <w:pPr>
              <w:rPr>
                <w:ins w:id="64" w:author="Suchisnita Nayak" w:date="2025-10-24T16:46:00Z" w16du:dateUtc="2025-10-24T11:16:00Z"/>
                <w:lang w:val="en-IN"/>
              </w:rPr>
            </w:pPr>
            <w:r>
              <w:rPr>
                <w:lang w:val="en-IN"/>
              </w:rPr>
              <w:t>Incorporating bathymetric data in the system to provide navigational route to the boat pilots.</w:t>
            </w:r>
          </w:p>
          <w:p w14:paraId="2D238B13" w14:textId="77777777" w:rsidR="00261098" w:rsidRDefault="00261098" w:rsidP="00BE143B">
            <w:pPr>
              <w:rPr>
                <w:ins w:id="65" w:author="Suchisnita Nayak" w:date="2025-10-27T12:50:00Z" w16du:dateUtc="2025-10-27T07:20:00Z"/>
                <w:lang w:val="en-IN"/>
              </w:rPr>
            </w:pPr>
            <w:ins w:id="66" w:author="Suchisnita Nayak" w:date="2025-10-24T16:46:00Z" w16du:dateUtc="2025-10-24T11:16:00Z">
              <w:r>
                <w:rPr>
                  <w:lang w:val="en-IN"/>
                </w:rPr>
                <w:t>These routes can be used as a GEO Fence</w:t>
              </w:r>
            </w:ins>
            <w:ins w:id="67" w:author="Suchisnita Nayak" w:date="2025-10-24T16:47:00Z" w16du:dateUtc="2025-10-24T11:17:00Z">
              <w:r>
                <w:rPr>
                  <w:lang w:val="en-IN"/>
                </w:rPr>
                <w:t xml:space="preserve"> to the vessel operators.</w:t>
              </w:r>
            </w:ins>
          </w:p>
          <w:p w14:paraId="46C60EA7" w14:textId="6B0D2373" w:rsidR="002E4FB5" w:rsidRPr="00375066" w:rsidRDefault="002E4FB5" w:rsidP="00BE143B">
            <w:pPr>
              <w:rPr>
                <w:lang w:val="en-IN"/>
              </w:rPr>
            </w:pPr>
            <w:ins w:id="68" w:author="Suchisnita Nayak" w:date="2025-10-27T12:50:00Z" w16du:dateUtc="2025-10-27T07:20:00Z">
              <w:r>
                <w:rPr>
                  <w:lang w:val="en-IN"/>
                </w:rPr>
                <w:t xml:space="preserve">These predict the </w:t>
              </w:r>
            </w:ins>
            <w:ins w:id="69" w:author="Suchisnita Nayak" w:date="2025-10-27T12:51:00Z" w16du:dateUtc="2025-10-27T07:21:00Z">
              <w:r>
                <w:rPr>
                  <w:lang w:val="en-IN"/>
                </w:rPr>
                <w:t>navigational paths for the vessels according to the Data provided.</w:t>
              </w:r>
            </w:ins>
          </w:p>
        </w:tc>
      </w:tr>
      <w:tr w:rsidR="00BF39A8" w:rsidRPr="00375066" w14:paraId="73DFA4F0" w14:textId="77777777" w:rsidTr="00E47449">
        <w:tc>
          <w:tcPr>
            <w:tcW w:w="0" w:type="auto"/>
            <w:hideMark/>
          </w:tcPr>
          <w:p w14:paraId="5B191D6B" w14:textId="0A437C2E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Integration &amp; API Management</w:t>
            </w:r>
          </w:p>
        </w:tc>
        <w:tc>
          <w:tcPr>
            <w:tcW w:w="0" w:type="auto"/>
            <w:hideMark/>
          </w:tcPr>
          <w:p w14:paraId="6D8A760C" w14:textId="4C176934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- RESTful APIs for data exchange with onboard devices and third-party systems (e.g., SNI survey database, ASDMA</w:t>
            </w:r>
            <w:del w:id="70" w:author="Suchisnita Nayak" w:date="2025-10-24T16:47:00Z" w16du:dateUtc="2025-10-24T11:17:00Z">
              <w:r w:rsidRPr="00375066" w:rsidDel="00261098">
                <w:rPr>
                  <w:lang w:val="en-IN"/>
                </w:rPr>
                <w:delText>, IMD</w:delText>
              </w:r>
            </w:del>
            <w:r w:rsidRPr="00375066">
              <w:rPr>
                <w:lang w:val="en-IN"/>
              </w:rPr>
              <w:t>).</w:t>
            </w:r>
            <w:r w:rsidRPr="00375066">
              <w:rPr>
                <w:lang w:val="en-IN"/>
              </w:rPr>
              <w:br/>
              <w:t>- Secure API gateway with authentication and encryption.</w:t>
            </w:r>
            <w:r w:rsidRPr="00375066">
              <w:rPr>
                <w:lang w:val="en-IN"/>
              </w:rPr>
              <w:br/>
              <w:t>- Support for MQTT/TCP-based message brokers for real-time data ingestion</w:t>
            </w:r>
            <w:ins w:id="71" w:author="Suchisnita Nayak" w:date="2025-10-24T16:48:00Z" w16du:dateUtc="2025-10-24T11:18:00Z">
              <w:r w:rsidR="00261098">
                <w:rPr>
                  <w:lang w:val="en-IN"/>
                </w:rPr>
                <w:t xml:space="preserve"> with help of GSM SIM based Protocol</w:t>
              </w:r>
            </w:ins>
            <w:r w:rsidRPr="00375066">
              <w:rPr>
                <w:lang w:val="en-IN"/>
              </w:rPr>
              <w:t>.</w:t>
            </w:r>
          </w:p>
        </w:tc>
      </w:tr>
      <w:tr w:rsidR="004A7DA6" w:rsidRPr="00375066" w14:paraId="3AB59CC0" w14:textId="77777777" w:rsidTr="000D5A5D">
        <w:tblPrEx>
          <w:tblW w:w="0" w:type="auto"/>
          <w:tblPrExChange w:id="72" w:author="Suchisnita Nayak" w:date="2025-10-27T15:50:00Z" w16du:dateUtc="2025-10-27T10:20:00Z">
            <w:tblPrEx>
              <w:tblW w:w="0" w:type="auto"/>
            </w:tblPrEx>
          </w:tblPrExChange>
        </w:tblPrEx>
        <w:trPr>
          <w:ins w:id="73" w:author="Suchisnita Nayak" w:date="2025-10-27T12:38:00Z" w16du:dateUtc="2025-10-27T07:08:00Z"/>
        </w:trPr>
        <w:tc>
          <w:tcPr>
            <w:tcW w:w="0" w:type="auto"/>
            <w:tcPrChange w:id="74" w:author="Suchisnita Nayak" w:date="2025-10-27T15:50:00Z" w16du:dateUtc="2025-10-27T10:20:00Z">
              <w:tcPr>
                <w:tcW w:w="0" w:type="auto"/>
              </w:tcPr>
            </w:tcPrChange>
          </w:tcPr>
          <w:p w14:paraId="35D0EB72" w14:textId="6C2CEE3C" w:rsidR="004A7DA6" w:rsidRPr="00E47449" w:rsidRDefault="004A7DA6" w:rsidP="00BE143B">
            <w:pPr>
              <w:rPr>
                <w:ins w:id="75" w:author="Suchisnita Nayak" w:date="2025-10-27T12:38:00Z" w16du:dateUtc="2025-10-27T07:08:00Z"/>
                <w:lang w:val="en-IN"/>
              </w:rPr>
            </w:pPr>
            <w:ins w:id="76" w:author="Suchisnita Nayak" w:date="2025-10-27T12:39:00Z" w16du:dateUtc="2025-10-27T07:09:00Z">
              <w:r>
                <w:rPr>
                  <w:lang w:val="en-IN"/>
                </w:rPr>
                <w:t>Risk Management</w:t>
              </w:r>
            </w:ins>
          </w:p>
        </w:tc>
        <w:tc>
          <w:tcPr>
            <w:tcW w:w="0" w:type="auto"/>
            <w:tcPrChange w:id="77" w:author="Suchisnita Nayak" w:date="2025-10-27T15:50:00Z" w16du:dateUtc="2025-10-27T10:20:00Z">
              <w:tcPr>
                <w:tcW w:w="0" w:type="auto"/>
                <w:gridSpan w:val="2"/>
              </w:tcPr>
            </w:tcPrChange>
          </w:tcPr>
          <w:p w14:paraId="47D7526E" w14:textId="77777777" w:rsidR="004A7DA6" w:rsidRDefault="004A7DA6" w:rsidP="00BE143B">
            <w:pPr>
              <w:rPr>
                <w:ins w:id="78" w:author="Suchisnita Nayak" w:date="2025-10-27T12:40:00Z" w16du:dateUtc="2025-10-27T07:10:00Z"/>
                <w:lang w:val="en-IN"/>
              </w:rPr>
            </w:pPr>
            <w:ins w:id="79" w:author="Suchisnita Nayak" w:date="2025-10-27T12:39:00Z" w16du:dateUtc="2025-10-27T07:09:00Z">
              <w:r>
                <w:rPr>
                  <w:lang w:val="en-IN"/>
                </w:rPr>
                <w:t xml:space="preserve">-Identify Risks by the users </w:t>
              </w:r>
            </w:ins>
            <w:ins w:id="80" w:author="Suchisnita Nayak" w:date="2025-10-27T12:40:00Z" w16du:dateUtc="2025-10-27T07:10:00Z">
              <w:r>
                <w:rPr>
                  <w:lang w:val="en-IN"/>
                </w:rPr>
                <w:t>of the application</w:t>
              </w:r>
            </w:ins>
          </w:p>
          <w:p w14:paraId="6404236B" w14:textId="77777777" w:rsidR="004A7DA6" w:rsidRDefault="004A7DA6" w:rsidP="00BE143B">
            <w:pPr>
              <w:rPr>
                <w:ins w:id="81" w:author="Suchisnita Nayak" w:date="2025-10-27T12:41:00Z" w16du:dateUtc="2025-10-27T07:11:00Z"/>
                <w:lang w:val="en-IN"/>
              </w:rPr>
            </w:pPr>
            <w:ins w:id="82" w:author="Suchisnita Nayak" w:date="2025-10-27T12:40:00Z" w16du:dateUtc="2025-10-27T07:10:00Z">
              <w:r>
                <w:rPr>
                  <w:lang w:val="en-IN"/>
                </w:rPr>
                <w:t>-Data Patterns from the Data collected to</w:t>
              </w:r>
            </w:ins>
            <w:ins w:id="83" w:author="Suchisnita Nayak" w:date="2025-10-27T12:41:00Z" w16du:dateUtc="2025-10-27T07:11:00Z">
              <w:r>
                <w:rPr>
                  <w:lang w:val="en-IN"/>
                </w:rPr>
                <w:t xml:space="preserve"> Mitigate the Risks Identified</w:t>
              </w:r>
            </w:ins>
          </w:p>
          <w:p w14:paraId="2AE55333" w14:textId="286F8990" w:rsidR="004A7DA6" w:rsidRPr="00375066" w:rsidRDefault="004A7DA6" w:rsidP="00BE143B">
            <w:pPr>
              <w:rPr>
                <w:ins w:id="84" w:author="Suchisnita Nayak" w:date="2025-10-27T12:38:00Z" w16du:dateUtc="2025-10-27T07:08:00Z"/>
                <w:lang w:val="en-IN"/>
              </w:rPr>
            </w:pPr>
            <w:ins w:id="85" w:author="Suchisnita Nayak" w:date="2025-10-27T12:41:00Z" w16du:dateUtc="2025-10-27T07:11:00Z">
              <w:r>
                <w:rPr>
                  <w:lang w:val="en-IN"/>
                </w:rPr>
                <w:t>-Realtime decision making by the users</w:t>
              </w:r>
            </w:ins>
            <w:ins w:id="86" w:author="Suchisnita Nayak" w:date="2025-10-27T12:42:00Z" w16du:dateUtc="2025-10-27T07:12:00Z">
              <w:r>
                <w:rPr>
                  <w:lang w:val="en-IN"/>
                </w:rPr>
                <w:t xml:space="preserve"> from prior experience or </w:t>
              </w:r>
              <w:r w:rsidR="002E4FB5">
                <w:rPr>
                  <w:lang w:val="en-IN"/>
                </w:rPr>
                <w:t>Data Patterns.</w:t>
              </w:r>
            </w:ins>
          </w:p>
        </w:tc>
      </w:tr>
    </w:tbl>
    <w:p w14:paraId="65C791AF" w14:textId="59FF9739" w:rsidR="00E47449" w:rsidRDefault="00E47449" w:rsidP="00E47449">
      <w:pPr>
        <w:rPr>
          <w:lang w:val="en-IN"/>
        </w:rPr>
      </w:pPr>
    </w:p>
    <w:p w14:paraId="25FE577B" w14:textId="77777777" w:rsidR="00E47449" w:rsidRPr="00375066" w:rsidRDefault="00E47449" w:rsidP="00E47449">
      <w:pPr>
        <w:rPr>
          <w:lang w:val="en-IN"/>
        </w:rPr>
      </w:pPr>
    </w:p>
    <w:p w14:paraId="342CC236" w14:textId="4776674B" w:rsidR="00E47449" w:rsidRDefault="00E47449" w:rsidP="00E47449">
      <w:pPr>
        <w:rPr>
          <w:ins w:id="87" w:author="Suchisnita Nayak" w:date="2025-10-27T15:50:00Z" w16du:dateUtc="2025-10-27T10:20:00Z"/>
          <w:b/>
          <w:bCs/>
          <w:lang w:val="en-IN"/>
        </w:rPr>
      </w:pPr>
      <w:r w:rsidRPr="00375066">
        <w:rPr>
          <w:b/>
          <w:bCs/>
          <w:lang w:val="en-IN"/>
        </w:rPr>
        <w:t>Platform Architecture</w:t>
      </w:r>
    </w:p>
    <w:p w14:paraId="1E017F79" w14:textId="77777777" w:rsidR="000D5A5D" w:rsidRPr="00375066" w:rsidRDefault="000D5A5D" w:rsidP="00E47449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261098" w:rsidRPr="00375066" w14:paraId="2FE5528A" w14:textId="77777777" w:rsidTr="00E47449">
        <w:tc>
          <w:tcPr>
            <w:tcW w:w="0" w:type="auto"/>
            <w:hideMark/>
          </w:tcPr>
          <w:p w14:paraId="34237114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4EB5CF7A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Specification</w:t>
            </w:r>
          </w:p>
        </w:tc>
      </w:tr>
      <w:tr w:rsidR="00261098" w:rsidRPr="00375066" w14:paraId="198BF64F" w14:textId="77777777" w:rsidTr="00E47449">
        <w:tc>
          <w:tcPr>
            <w:tcW w:w="0" w:type="auto"/>
            <w:hideMark/>
          </w:tcPr>
          <w:p w14:paraId="0B9C3C19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Architecture Type</w:t>
            </w:r>
          </w:p>
        </w:tc>
        <w:tc>
          <w:tcPr>
            <w:tcW w:w="0" w:type="auto"/>
            <w:hideMark/>
          </w:tcPr>
          <w:p w14:paraId="03BA34E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Modular, microservices-based architecture supporting scalability and high availability.</w:t>
            </w:r>
          </w:p>
        </w:tc>
      </w:tr>
      <w:tr w:rsidR="00261098" w:rsidRPr="00375066" w14:paraId="44E063D8" w14:textId="77777777" w:rsidTr="00E47449">
        <w:tc>
          <w:tcPr>
            <w:tcW w:w="0" w:type="auto"/>
            <w:hideMark/>
          </w:tcPr>
          <w:p w14:paraId="2974E242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Hosting Environment</w:t>
            </w:r>
          </w:p>
        </w:tc>
        <w:tc>
          <w:tcPr>
            <w:tcW w:w="0" w:type="auto"/>
            <w:hideMark/>
          </w:tcPr>
          <w:p w14:paraId="0418C23D" w14:textId="582B53DB" w:rsidR="00E47449" w:rsidRPr="00375066" w:rsidRDefault="00E47449" w:rsidP="00BE143B">
            <w:pPr>
              <w:rPr>
                <w:lang w:val="en-IN"/>
              </w:rPr>
            </w:pPr>
            <w:r>
              <w:rPr>
                <w:lang w:val="en-IN"/>
              </w:rPr>
              <w:t>SDC</w:t>
            </w:r>
          </w:p>
        </w:tc>
      </w:tr>
      <w:tr w:rsidR="00261098" w:rsidRPr="00375066" w14:paraId="7D1F4D0D" w14:textId="77777777" w:rsidTr="00E47449">
        <w:tc>
          <w:tcPr>
            <w:tcW w:w="0" w:type="auto"/>
            <w:hideMark/>
          </w:tcPr>
          <w:p w14:paraId="6F632C75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Frontend</w:t>
            </w:r>
          </w:p>
        </w:tc>
        <w:tc>
          <w:tcPr>
            <w:tcW w:w="0" w:type="auto"/>
            <w:hideMark/>
          </w:tcPr>
          <w:p w14:paraId="4AAD8049" w14:textId="5588947C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Web application (responsive), accessible on standard browsers; optional Android app for field users</w:t>
            </w:r>
            <w:ins w:id="88" w:author="Suchisnita Nayak" w:date="2025-10-24T16:49:00Z" w16du:dateUtc="2025-10-24T11:19:00Z">
              <w:r w:rsidR="00261098">
                <w:rPr>
                  <w:lang w:val="en-IN"/>
                </w:rPr>
                <w:t xml:space="preserve"> which is Progressive Web Application</w:t>
              </w:r>
            </w:ins>
            <w:del w:id="89" w:author="Suchisnita Nayak" w:date="2025-10-24T16:49:00Z" w16du:dateUtc="2025-10-24T11:19:00Z">
              <w:r w:rsidRPr="00375066" w:rsidDel="00261098">
                <w:rPr>
                  <w:lang w:val="en-IN"/>
                </w:rPr>
                <w:delText>.</w:delText>
              </w:r>
            </w:del>
          </w:p>
        </w:tc>
      </w:tr>
      <w:tr w:rsidR="00261098" w:rsidRPr="00375066" w14:paraId="4A769670" w14:textId="77777777" w:rsidTr="00E47449">
        <w:tc>
          <w:tcPr>
            <w:tcW w:w="0" w:type="auto"/>
            <w:hideMark/>
          </w:tcPr>
          <w:p w14:paraId="34DBF870" w14:textId="333D959E" w:rsidR="00E47449" w:rsidRPr="00E47449" w:rsidRDefault="00261098" w:rsidP="00BE143B">
            <w:pPr>
              <w:rPr>
                <w:lang w:val="en-IN"/>
              </w:rPr>
            </w:pPr>
            <w:ins w:id="90" w:author="Suchisnita Nayak" w:date="2025-10-24T16:50:00Z" w16du:dateUtc="2025-10-24T11:20:00Z">
              <w:r>
                <w:rPr>
                  <w:lang w:val="en-IN"/>
                </w:rPr>
                <w:t>Middle Tier</w:t>
              </w:r>
            </w:ins>
            <w:del w:id="91" w:author="Suchisnita Nayak" w:date="2025-10-24T16:50:00Z" w16du:dateUtc="2025-10-24T11:20:00Z">
              <w:r w:rsidR="00E47449" w:rsidRPr="00E47449" w:rsidDel="00261098">
                <w:rPr>
                  <w:lang w:val="en-IN"/>
                </w:rPr>
                <w:delText>Backend</w:delText>
              </w:r>
            </w:del>
          </w:p>
        </w:tc>
        <w:tc>
          <w:tcPr>
            <w:tcW w:w="0" w:type="auto"/>
            <w:hideMark/>
          </w:tcPr>
          <w:p w14:paraId="75D6BF52" w14:textId="76347500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Developed using open-source technologies (e.g., Node.js, Python, </w:t>
            </w:r>
            <w:r w:rsidR="006B5F93" w:rsidRPr="00375066">
              <w:rPr>
                <w:lang w:val="en-IN"/>
              </w:rPr>
              <w:t>Java</w:t>
            </w:r>
            <w:r w:rsidR="006B5F93">
              <w:rPr>
                <w:lang w:val="en-IN"/>
              </w:rPr>
              <w:t>, C</w:t>
            </w:r>
            <w:ins w:id="92" w:author="Suchisnita Nayak" w:date="2025-10-24T16:50:00Z" w16du:dateUtc="2025-10-24T11:20:00Z">
              <w:r w:rsidR="00261098">
                <w:rPr>
                  <w:lang w:val="en-IN"/>
                </w:rPr>
                <w:t>#</w:t>
              </w:r>
            </w:ins>
            <w:r w:rsidRPr="00375066">
              <w:rPr>
                <w:lang w:val="en-IN"/>
              </w:rPr>
              <w:t xml:space="preserve"> </w:t>
            </w:r>
            <w:del w:id="93" w:author="Suchisnita Nayak" w:date="2025-10-24T16:50:00Z" w16du:dateUtc="2025-10-24T11:20:00Z">
              <w:r w:rsidRPr="00375066" w:rsidDel="00261098">
                <w:rPr>
                  <w:lang w:val="en-IN"/>
                </w:rPr>
                <w:delText>PostgreSQL</w:delText>
              </w:r>
            </w:del>
            <w:r w:rsidRPr="00375066">
              <w:rPr>
                <w:lang w:val="en-IN"/>
              </w:rPr>
              <w:t>, or equivalent).</w:t>
            </w:r>
          </w:p>
        </w:tc>
      </w:tr>
      <w:tr w:rsidR="00261098" w:rsidRPr="00375066" w14:paraId="7AD1934E" w14:textId="77777777" w:rsidTr="00E47449">
        <w:tc>
          <w:tcPr>
            <w:tcW w:w="0" w:type="auto"/>
            <w:hideMark/>
          </w:tcPr>
          <w:p w14:paraId="42762506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497724F4" w14:textId="4281037B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Relational or time-series database supporting geospatial data (</w:t>
            </w:r>
            <w:del w:id="94" w:author="Suchisnita Nayak" w:date="2025-10-24T16:50:00Z" w16du:dateUtc="2025-10-24T11:20:00Z">
              <w:r w:rsidRPr="00375066" w:rsidDel="00261098">
                <w:rPr>
                  <w:lang w:val="en-IN"/>
                </w:rPr>
                <w:delText>PostGIS</w:delText>
              </w:r>
            </w:del>
            <w:ins w:id="95" w:author="Suchisnita Nayak" w:date="2025-10-24T16:50:00Z" w16du:dateUtc="2025-10-24T11:20:00Z">
              <w:r w:rsidR="00261098" w:rsidRPr="00375066">
                <w:rPr>
                  <w:lang w:val="en-IN"/>
                </w:rPr>
                <w:t>Post</w:t>
              </w:r>
              <w:r w:rsidR="00261098">
                <w:rPr>
                  <w:lang w:val="en-IN"/>
                </w:rPr>
                <w:t>gre</w:t>
              </w:r>
            </w:ins>
            <w:ins w:id="96" w:author="Suchisnita Nayak" w:date="2025-10-27T12:54:00Z" w16du:dateUtc="2025-10-27T07:24:00Z">
              <w:r w:rsidR="00A96D1E">
                <w:rPr>
                  <w:lang w:val="en-IN"/>
                </w:rPr>
                <w:t>SQL</w:t>
              </w:r>
            </w:ins>
            <w:r w:rsidRPr="00375066">
              <w:rPr>
                <w:lang w:val="en-IN"/>
              </w:rPr>
              <w:t>/MySQL</w:t>
            </w:r>
            <w:ins w:id="97" w:author="Suchisnita Nayak" w:date="2025-10-27T10:49:00Z" w16du:dateUtc="2025-10-27T05:19:00Z">
              <w:r w:rsidR="0010625D">
                <w:rPr>
                  <w:lang w:val="en-IN"/>
                </w:rPr>
                <w:t>/MongoDB</w:t>
              </w:r>
            </w:ins>
            <w:r w:rsidRPr="00375066">
              <w:rPr>
                <w:lang w:val="en-IN"/>
              </w:rPr>
              <w:t xml:space="preserve"> with spatial extensions).</w:t>
            </w:r>
          </w:p>
        </w:tc>
      </w:tr>
      <w:tr w:rsidR="00261098" w:rsidRPr="00375066" w14:paraId="7F54E45E" w14:textId="77777777" w:rsidTr="00E47449">
        <w:tc>
          <w:tcPr>
            <w:tcW w:w="0" w:type="auto"/>
            <w:hideMark/>
          </w:tcPr>
          <w:p w14:paraId="550D2267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Map Integration</w:t>
            </w:r>
          </w:p>
        </w:tc>
        <w:tc>
          <w:tcPr>
            <w:tcW w:w="0" w:type="auto"/>
            <w:hideMark/>
          </w:tcPr>
          <w:p w14:paraId="73EDA80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Integration with OpenStreetMap, Bhuvan, or equivalent GIS platform </w:t>
            </w:r>
            <w:r w:rsidRPr="00375066">
              <w:rPr>
                <w:lang w:val="en-IN"/>
              </w:rPr>
              <w:lastRenderedPageBreak/>
              <w:t>with offline caching.</w:t>
            </w:r>
          </w:p>
        </w:tc>
      </w:tr>
      <w:tr w:rsidR="00261098" w:rsidRPr="00375066" w14:paraId="200BB0ED" w14:textId="77777777" w:rsidTr="00E47449">
        <w:tc>
          <w:tcPr>
            <w:tcW w:w="0" w:type="auto"/>
            <w:hideMark/>
          </w:tcPr>
          <w:p w14:paraId="76C9EED8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lastRenderedPageBreak/>
              <w:t>Real-time Data Layer</w:t>
            </w:r>
          </w:p>
        </w:tc>
        <w:tc>
          <w:tcPr>
            <w:tcW w:w="0" w:type="auto"/>
            <w:hideMark/>
          </w:tcPr>
          <w:p w14:paraId="3BDCC8AF" w14:textId="0C1183B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WebSocket/MQTT-based data streaming for live tracking and alerts</w:t>
            </w:r>
            <w:ins w:id="98" w:author="Suchisnita Nayak" w:date="2025-10-24T16:51:00Z" w16du:dateUtc="2025-10-24T11:21:00Z">
              <w:r w:rsidR="00261098">
                <w:rPr>
                  <w:lang w:val="en-IN"/>
                </w:rPr>
                <w:t xml:space="preserve"> over GSM</w:t>
              </w:r>
            </w:ins>
            <w:r w:rsidRPr="00375066">
              <w:rPr>
                <w:lang w:val="en-IN"/>
              </w:rPr>
              <w:t>.</w:t>
            </w:r>
          </w:p>
        </w:tc>
      </w:tr>
      <w:tr w:rsidR="00261098" w:rsidRPr="00375066" w14:paraId="4374D85C" w14:textId="77777777" w:rsidTr="00E47449">
        <w:tc>
          <w:tcPr>
            <w:tcW w:w="0" w:type="auto"/>
            <w:hideMark/>
          </w:tcPr>
          <w:p w14:paraId="7B8F3548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Security</w:t>
            </w:r>
          </w:p>
        </w:tc>
        <w:tc>
          <w:tcPr>
            <w:tcW w:w="0" w:type="auto"/>
            <w:hideMark/>
          </w:tcPr>
          <w:p w14:paraId="5ECF764A" w14:textId="77777777" w:rsidR="00E47449" w:rsidRDefault="00E47449" w:rsidP="00BE143B">
            <w:pPr>
              <w:rPr>
                <w:ins w:id="99" w:author="Suchisnita Nayak" w:date="2025-10-24T16:51:00Z" w16du:dateUtc="2025-10-24T11:21:00Z"/>
                <w:lang w:val="en-IN"/>
              </w:rPr>
            </w:pPr>
            <w:r w:rsidRPr="00375066">
              <w:rPr>
                <w:lang w:val="en-IN"/>
              </w:rPr>
              <w:t>Role-based access, HTTPS encryption, audit logs, and data integrity checks.</w:t>
            </w:r>
          </w:p>
          <w:p w14:paraId="3FFC0C68" w14:textId="53926F35" w:rsidR="00261098" w:rsidRPr="00375066" w:rsidRDefault="00261098" w:rsidP="00BE143B">
            <w:pPr>
              <w:rPr>
                <w:lang w:val="en-IN"/>
              </w:rPr>
            </w:pPr>
            <w:ins w:id="100" w:author="Suchisnita Nayak" w:date="2025-10-24T16:51:00Z" w16du:dateUtc="2025-10-24T11:21:00Z">
              <w:r>
                <w:rPr>
                  <w:lang w:val="en-IN"/>
                </w:rPr>
                <w:t xml:space="preserve">CERT-IN </w:t>
              </w:r>
            </w:ins>
            <w:ins w:id="101" w:author="Suchisnita Nayak" w:date="2025-10-24T16:52:00Z" w16du:dateUtc="2025-10-24T11:22:00Z">
              <w:r>
                <w:rPr>
                  <w:lang w:val="en-IN"/>
                </w:rPr>
                <w:t>based rules and protocols followed.</w:t>
              </w:r>
            </w:ins>
          </w:p>
        </w:tc>
      </w:tr>
      <w:tr w:rsidR="00261098" w:rsidRPr="00375066" w14:paraId="5F43B040" w14:textId="77777777" w:rsidTr="00E47449">
        <w:tc>
          <w:tcPr>
            <w:tcW w:w="0" w:type="auto"/>
            <w:hideMark/>
          </w:tcPr>
          <w:p w14:paraId="749D0E72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Failover &amp; Redundancy</w:t>
            </w:r>
          </w:p>
        </w:tc>
        <w:tc>
          <w:tcPr>
            <w:tcW w:w="0" w:type="auto"/>
            <w:hideMark/>
          </w:tcPr>
          <w:p w14:paraId="48402120" w14:textId="7F6C3591" w:rsidR="00261098" w:rsidRPr="00375066" w:rsidRDefault="00E47449" w:rsidP="0010625D">
            <w:pPr>
              <w:rPr>
                <w:lang w:val="en-IN"/>
              </w:rPr>
            </w:pPr>
            <w:r w:rsidRPr="00375066">
              <w:rPr>
                <w:lang w:val="en-IN"/>
              </w:rPr>
              <w:t>Automatic failover support for server and database layers</w:t>
            </w:r>
            <w:del w:id="102" w:author="Suchisnita Nayak" w:date="2025-10-27T10:50:00Z" w16du:dateUtc="2025-10-27T05:20:00Z">
              <w:r w:rsidRPr="00375066" w:rsidDel="0010625D">
                <w:rPr>
                  <w:lang w:val="en-IN"/>
                </w:rPr>
                <w:delText>.</w:delText>
              </w:r>
            </w:del>
            <w:ins w:id="103" w:author="Suchisnita Nayak" w:date="2025-10-27T10:50:00Z" w16du:dateUtc="2025-10-27T05:20:00Z">
              <w:r w:rsidR="0010625D">
                <w:rPr>
                  <w:lang w:val="en-IN"/>
                </w:rPr>
                <w:t xml:space="preserve"> </w:t>
              </w:r>
            </w:ins>
            <w:ins w:id="104" w:author="Suchisnita Nayak" w:date="2025-10-24T16:52:00Z" w16du:dateUtc="2025-10-24T11:22:00Z">
              <w:r w:rsidR="00261098">
                <w:rPr>
                  <w:lang w:val="en-IN"/>
                </w:rPr>
                <w:t xml:space="preserve">With DMR </w:t>
              </w:r>
            </w:ins>
            <w:ins w:id="105" w:author="Suchisnita Nayak" w:date="2025-10-24T16:53:00Z" w16du:dateUtc="2025-10-24T11:23:00Z">
              <w:r w:rsidR="00261098">
                <w:rPr>
                  <w:lang w:val="en-IN"/>
                </w:rPr>
                <w:t>site</w:t>
              </w:r>
            </w:ins>
            <w:ins w:id="106" w:author="Suchisnita Nayak" w:date="2025-10-27T10:50:00Z" w16du:dateUtc="2025-10-27T05:20:00Z">
              <w:r w:rsidR="0010625D">
                <w:rPr>
                  <w:lang w:val="en-IN"/>
                </w:rPr>
                <w:t>s</w:t>
              </w:r>
            </w:ins>
            <w:ins w:id="107" w:author="Suchisnita Nayak" w:date="2025-10-24T16:53:00Z" w16du:dateUtc="2025-10-24T11:23:00Z">
              <w:r w:rsidR="00261098">
                <w:rPr>
                  <w:lang w:val="en-IN"/>
                </w:rPr>
                <w:t xml:space="preserve"> and </w:t>
              </w:r>
            </w:ins>
            <w:r w:rsidR="000D5A5D">
              <w:rPr>
                <w:lang w:val="en-IN"/>
              </w:rPr>
              <w:t>load balancers</w:t>
            </w:r>
            <w:ins w:id="108" w:author="Suchisnita Nayak" w:date="2025-10-24T16:53:00Z" w16du:dateUtc="2025-10-24T11:23:00Z">
              <w:r w:rsidR="00261098">
                <w:rPr>
                  <w:lang w:val="en-IN"/>
                </w:rPr>
                <w:t>.</w:t>
              </w:r>
            </w:ins>
          </w:p>
        </w:tc>
      </w:tr>
      <w:tr w:rsidR="00261098" w:rsidRPr="00375066" w14:paraId="645B053B" w14:textId="77777777" w:rsidTr="00E47449">
        <w:tc>
          <w:tcPr>
            <w:tcW w:w="0" w:type="auto"/>
            <w:hideMark/>
          </w:tcPr>
          <w:p w14:paraId="42CD691B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Data Backup</w:t>
            </w:r>
          </w:p>
        </w:tc>
        <w:tc>
          <w:tcPr>
            <w:tcW w:w="0" w:type="auto"/>
            <w:hideMark/>
          </w:tcPr>
          <w:p w14:paraId="5D461330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Automated daily backup with 15-day retention; restore capability.</w:t>
            </w:r>
          </w:p>
        </w:tc>
      </w:tr>
    </w:tbl>
    <w:p w14:paraId="12E49EC0" w14:textId="68FB1B36" w:rsidR="00E47449" w:rsidRPr="00375066" w:rsidRDefault="00E47449" w:rsidP="00E47449">
      <w:pPr>
        <w:rPr>
          <w:lang w:val="en-IN"/>
        </w:rPr>
      </w:pPr>
    </w:p>
    <w:p w14:paraId="67AAD7F5" w14:textId="77777777" w:rsidR="00E47449" w:rsidRDefault="00E47449" w:rsidP="00E47449">
      <w:pPr>
        <w:rPr>
          <w:ins w:id="109" w:author="Suchisnita Nayak" w:date="2025-10-27T15:51:00Z" w16du:dateUtc="2025-10-27T10:21:00Z"/>
          <w:b/>
          <w:bCs/>
          <w:lang w:val="en-IN"/>
        </w:rPr>
      </w:pPr>
      <w:r w:rsidRPr="00375066">
        <w:rPr>
          <w:b/>
          <w:bCs/>
          <w:lang w:val="en-IN"/>
        </w:rPr>
        <w:t>4. Integration Interfaces</w:t>
      </w:r>
    </w:p>
    <w:p w14:paraId="6064C881" w14:textId="77777777" w:rsidR="000D5A5D" w:rsidRPr="00375066" w:rsidRDefault="000D5A5D" w:rsidP="00E47449">
      <w:pPr>
        <w:rPr>
          <w:b/>
          <w:bCs/>
          <w:lang w:val="en-IN"/>
        </w:rPr>
      </w:pPr>
    </w:p>
    <w:p w14:paraId="202BB24A" w14:textId="77777777" w:rsidR="00E47449" w:rsidRDefault="00E47449" w:rsidP="00E47449">
      <w:pPr>
        <w:rPr>
          <w:lang w:val="en-IN"/>
        </w:rPr>
      </w:pPr>
      <w:r w:rsidRPr="00375066">
        <w:rPr>
          <w:lang w:val="en-IN"/>
        </w:rPr>
        <w:t>The software must integrate the following external data sources and systems:</w:t>
      </w:r>
    </w:p>
    <w:p w14:paraId="1CCE5D62" w14:textId="77777777" w:rsidR="00E47449" w:rsidRPr="00375066" w:rsidRDefault="00E47449" w:rsidP="00E47449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2973"/>
        <w:gridCol w:w="4051"/>
      </w:tblGrid>
      <w:tr w:rsidR="00720FC1" w:rsidRPr="00375066" w14:paraId="5727DBC6" w14:textId="77777777" w:rsidTr="00E47449">
        <w:tc>
          <w:tcPr>
            <w:tcW w:w="0" w:type="auto"/>
            <w:hideMark/>
          </w:tcPr>
          <w:p w14:paraId="47638405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Agency/System</w:t>
            </w:r>
          </w:p>
        </w:tc>
        <w:tc>
          <w:tcPr>
            <w:tcW w:w="0" w:type="auto"/>
            <w:hideMark/>
          </w:tcPr>
          <w:p w14:paraId="4FCC8410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hideMark/>
          </w:tcPr>
          <w:p w14:paraId="73F34841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Integration Method</w:t>
            </w:r>
          </w:p>
        </w:tc>
      </w:tr>
      <w:tr w:rsidR="00720FC1" w:rsidRPr="00375066" w14:paraId="1B199A16" w14:textId="77777777" w:rsidTr="00E47449">
        <w:tc>
          <w:tcPr>
            <w:tcW w:w="0" w:type="auto"/>
            <w:hideMark/>
          </w:tcPr>
          <w:p w14:paraId="2F272601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 xml:space="preserve">ASDMA </w:t>
            </w:r>
            <w:del w:id="110" w:author="Suchisnita Nayak" w:date="2025-10-24T16:53:00Z" w16du:dateUtc="2025-10-24T11:23:00Z">
              <w:r w:rsidRPr="00E47449" w:rsidDel="00720FC1">
                <w:rPr>
                  <w:lang w:val="en-IN"/>
                </w:rPr>
                <w:delText>/ IMD</w:delText>
              </w:r>
            </w:del>
          </w:p>
        </w:tc>
        <w:tc>
          <w:tcPr>
            <w:tcW w:w="0" w:type="auto"/>
            <w:hideMark/>
          </w:tcPr>
          <w:p w14:paraId="0BE9BD7F" w14:textId="77B5FB3F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Weather alerts, rainfall, flood data</w:t>
            </w:r>
            <w:r>
              <w:rPr>
                <w:lang w:val="en-IN"/>
              </w:rPr>
              <w:t>, river level</w:t>
            </w:r>
          </w:p>
        </w:tc>
        <w:tc>
          <w:tcPr>
            <w:tcW w:w="0" w:type="auto"/>
            <w:hideMark/>
          </w:tcPr>
          <w:p w14:paraId="21176F68" w14:textId="13FB506C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API </w:t>
            </w:r>
            <w:del w:id="111" w:author="Suchisnita Nayak" w:date="2025-10-24T16:56:00Z" w16du:dateUtc="2025-10-24T11:26:00Z">
              <w:r w:rsidRPr="00375066" w:rsidDel="00720FC1">
                <w:rPr>
                  <w:lang w:val="en-IN"/>
                </w:rPr>
                <w:delText>or data feed</w:delText>
              </w:r>
              <w:r w:rsidDel="00720FC1">
                <w:rPr>
                  <w:lang w:val="en-IN"/>
                </w:rPr>
                <w:delText xml:space="preserve"> ????</w:delText>
              </w:r>
            </w:del>
          </w:p>
        </w:tc>
      </w:tr>
      <w:tr w:rsidR="00720FC1" w:rsidRPr="00375066" w14:paraId="272308E2" w14:textId="77777777" w:rsidTr="00E47449">
        <w:tc>
          <w:tcPr>
            <w:tcW w:w="0" w:type="auto"/>
            <w:hideMark/>
          </w:tcPr>
          <w:p w14:paraId="40390566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IWAI / WRD Assam</w:t>
            </w:r>
          </w:p>
        </w:tc>
        <w:tc>
          <w:tcPr>
            <w:tcW w:w="0" w:type="auto"/>
            <w:hideMark/>
          </w:tcPr>
          <w:p w14:paraId="6690F7DD" w14:textId="7B050F4B" w:rsidR="00E47449" w:rsidRPr="00375066" w:rsidRDefault="00E47449" w:rsidP="00BE143B">
            <w:pPr>
              <w:rPr>
                <w:lang w:val="en-IN"/>
              </w:rPr>
            </w:pPr>
            <w:r>
              <w:rPr>
                <w:lang w:val="en-IN"/>
              </w:rPr>
              <w:t>B</w:t>
            </w:r>
            <w:r w:rsidRPr="00375066">
              <w:rPr>
                <w:lang w:val="en-IN"/>
              </w:rPr>
              <w:t>athymetric, and navigation data</w:t>
            </w:r>
          </w:p>
        </w:tc>
        <w:tc>
          <w:tcPr>
            <w:tcW w:w="0" w:type="auto"/>
            <w:hideMark/>
          </w:tcPr>
          <w:p w14:paraId="6281C302" w14:textId="78A96B13" w:rsidR="00E47449" w:rsidRPr="00375066" w:rsidRDefault="00E47449" w:rsidP="00BE143B">
            <w:pPr>
              <w:rPr>
                <w:lang w:val="en-IN"/>
              </w:rPr>
            </w:pPr>
            <w:del w:id="112" w:author="Suchisnita Nayak" w:date="2025-10-27T10:52:00Z" w16du:dateUtc="2025-10-27T05:22:00Z">
              <w:r w:rsidDel="0010625D">
                <w:rPr>
                  <w:lang w:val="en-IN"/>
                </w:rPr>
                <w:delText>??????</w:delText>
              </w:r>
            </w:del>
            <w:ins w:id="113" w:author="Suchisnita Nayak" w:date="2025-10-27T10:52:00Z" w16du:dateUtc="2025-10-27T05:22:00Z">
              <w:r w:rsidR="0010625D" w:rsidDel="0010625D">
                <w:rPr>
                  <w:lang w:val="en-IN"/>
                </w:rPr>
                <w:t xml:space="preserve"> </w:t>
              </w:r>
            </w:ins>
            <w:ins w:id="114" w:author="Suchisnita Nayak" w:date="2025-10-24T16:56:00Z" w16du:dateUtc="2025-10-24T11:26:00Z">
              <w:r w:rsidR="00720FC1">
                <w:rPr>
                  <w:lang w:val="en-IN"/>
                </w:rPr>
                <w:t>Binary file to route data</w:t>
              </w:r>
            </w:ins>
          </w:p>
        </w:tc>
      </w:tr>
      <w:tr w:rsidR="00720FC1" w:rsidRPr="00375066" w14:paraId="2369B1DF" w14:textId="77777777" w:rsidTr="00E47449">
        <w:tc>
          <w:tcPr>
            <w:tcW w:w="0" w:type="auto"/>
            <w:hideMark/>
          </w:tcPr>
          <w:p w14:paraId="061881D3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SNI Portal</w:t>
            </w:r>
          </w:p>
        </w:tc>
        <w:tc>
          <w:tcPr>
            <w:tcW w:w="0" w:type="auto"/>
            <w:hideMark/>
          </w:tcPr>
          <w:p w14:paraId="7539263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Vessel survey data and owner details</w:t>
            </w:r>
          </w:p>
        </w:tc>
        <w:tc>
          <w:tcPr>
            <w:tcW w:w="0" w:type="auto"/>
            <w:hideMark/>
          </w:tcPr>
          <w:p w14:paraId="2C7BC60D" w14:textId="47FA2AFE" w:rsidR="00E47449" w:rsidRPr="00375066" w:rsidRDefault="00281BF8" w:rsidP="00BE143B">
            <w:pPr>
              <w:rPr>
                <w:lang w:val="en-IN"/>
              </w:rPr>
            </w:pPr>
            <w:del w:id="115" w:author="Suchisnita Nayak" w:date="2025-10-27T10:52:00Z" w16du:dateUtc="2025-10-27T05:22:00Z">
              <w:r w:rsidDel="0010625D">
                <w:rPr>
                  <w:lang w:val="en-IN"/>
                </w:rPr>
                <w:delText>???????</w:delText>
              </w:r>
            </w:del>
            <w:ins w:id="116" w:author="Suchisnita Nayak" w:date="2025-10-24T16:57:00Z" w16du:dateUtc="2025-10-24T11:27:00Z">
              <w:r w:rsidR="00720FC1">
                <w:rPr>
                  <w:lang w:val="en-IN"/>
                </w:rPr>
                <w:t>Excel file to Database</w:t>
              </w:r>
            </w:ins>
          </w:p>
        </w:tc>
      </w:tr>
      <w:tr w:rsidR="00720FC1" w:rsidRPr="00375066" w14:paraId="2CD3F775" w14:textId="77777777" w:rsidTr="00E47449">
        <w:tc>
          <w:tcPr>
            <w:tcW w:w="0" w:type="auto"/>
            <w:hideMark/>
          </w:tcPr>
          <w:p w14:paraId="28D986FD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Onboard Devices</w:t>
            </w:r>
          </w:p>
        </w:tc>
        <w:tc>
          <w:tcPr>
            <w:tcW w:w="0" w:type="auto"/>
            <w:hideMark/>
          </w:tcPr>
          <w:p w14:paraId="3C1C5C9F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Position, SOS, alerts, event data</w:t>
            </w:r>
          </w:p>
        </w:tc>
        <w:tc>
          <w:tcPr>
            <w:tcW w:w="0" w:type="auto"/>
            <w:hideMark/>
          </w:tcPr>
          <w:p w14:paraId="271A08E5" w14:textId="1337EACA" w:rsidR="00E47449" w:rsidRPr="00375066" w:rsidRDefault="00281BF8" w:rsidP="00BE143B">
            <w:pPr>
              <w:rPr>
                <w:lang w:val="en-IN"/>
              </w:rPr>
            </w:pPr>
            <w:del w:id="117" w:author="Suchisnita Nayak" w:date="2025-10-27T10:52:00Z" w16du:dateUtc="2025-10-27T05:22:00Z">
              <w:r w:rsidDel="0010625D">
                <w:rPr>
                  <w:lang w:val="en-IN"/>
                </w:rPr>
                <w:delText>????????</w:delText>
              </w:r>
            </w:del>
            <w:ins w:id="118" w:author="Suchisnita Nayak" w:date="2025-10-24T16:58:00Z" w16du:dateUtc="2025-10-24T11:28:00Z">
              <w:r w:rsidR="00720FC1">
                <w:rPr>
                  <w:lang w:val="en-IN"/>
                </w:rPr>
                <w:t>Push notifications using GSM on SIM based protocols.</w:t>
              </w:r>
            </w:ins>
          </w:p>
        </w:tc>
      </w:tr>
      <w:tr w:rsidR="00720FC1" w:rsidRPr="00375066" w14:paraId="2AEA7871" w14:textId="77777777" w:rsidTr="00E47449">
        <w:tc>
          <w:tcPr>
            <w:tcW w:w="0" w:type="auto"/>
            <w:hideMark/>
          </w:tcPr>
          <w:p w14:paraId="5AC91B2B" w14:textId="77777777" w:rsidR="00E47449" w:rsidRPr="00E47449" w:rsidRDefault="00E47449" w:rsidP="00BE143B">
            <w:pPr>
              <w:rPr>
                <w:lang w:val="en-IN"/>
              </w:rPr>
            </w:pPr>
            <w:r w:rsidRPr="00E47449">
              <w:rPr>
                <w:lang w:val="en-IN"/>
              </w:rPr>
              <w:t>ICCC Dashboard</w:t>
            </w:r>
          </w:p>
        </w:tc>
        <w:tc>
          <w:tcPr>
            <w:tcW w:w="0" w:type="auto"/>
            <w:hideMark/>
          </w:tcPr>
          <w:p w14:paraId="70242E63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Live monitoring and analytics</w:t>
            </w:r>
          </w:p>
        </w:tc>
        <w:tc>
          <w:tcPr>
            <w:tcW w:w="0" w:type="auto"/>
            <w:hideMark/>
          </w:tcPr>
          <w:p w14:paraId="37149024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Web-based visualization</w:t>
            </w:r>
          </w:p>
        </w:tc>
      </w:tr>
    </w:tbl>
    <w:p w14:paraId="001B45D8" w14:textId="77777777" w:rsidR="00E47449" w:rsidRPr="00375066" w:rsidRDefault="00000000" w:rsidP="00E47449">
      <w:pPr>
        <w:rPr>
          <w:lang w:val="en-IN"/>
        </w:rPr>
      </w:pPr>
      <w:r>
        <w:rPr>
          <w:lang w:val="en-IN"/>
        </w:rPr>
        <w:pict w14:anchorId="3908527A">
          <v:rect id="_x0000_i1025" style="width:0;height:1.5pt" o:hralign="center" o:hrstd="t" o:hr="t" fillcolor="#a0a0a0" stroked="f"/>
        </w:pict>
      </w:r>
    </w:p>
    <w:p w14:paraId="31532B30" w14:textId="65DB3116" w:rsidR="00E47449" w:rsidRDefault="00E47449" w:rsidP="00E47449">
      <w:pPr>
        <w:rPr>
          <w:ins w:id="119" w:author="Suchisnita Nayak" w:date="2025-10-27T15:51:00Z" w16du:dateUtc="2025-10-27T10:21:00Z"/>
          <w:b/>
          <w:bCs/>
          <w:lang w:val="en-IN"/>
        </w:rPr>
      </w:pPr>
      <w:r w:rsidRPr="00375066">
        <w:rPr>
          <w:b/>
          <w:bCs/>
          <w:lang w:val="en-IN"/>
        </w:rPr>
        <w:t>Key Performance Requirements</w:t>
      </w:r>
    </w:p>
    <w:p w14:paraId="7535A21E" w14:textId="77777777" w:rsidR="000D5A5D" w:rsidRPr="00375066" w:rsidRDefault="000D5A5D" w:rsidP="00E47449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4985"/>
      </w:tblGrid>
      <w:tr w:rsidR="00E47449" w:rsidRPr="00375066" w14:paraId="528257CD" w14:textId="77777777" w:rsidTr="00281BF8">
        <w:tc>
          <w:tcPr>
            <w:tcW w:w="0" w:type="auto"/>
            <w:hideMark/>
          </w:tcPr>
          <w:p w14:paraId="5EACA15C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1FB7353E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Requirement</w:t>
            </w:r>
          </w:p>
        </w:tc>
      </w:tr>
      <w:tr w:rsidR="00E47449" w:rsidRPr="00375066" w14:paraId="649C29B7" w14:textId="77777777" w:rsidTr="00281BF8">
        <w:tc>
          <w:tcPr>
            <w:tcW w:w="0" w:type="auto"/>
            <w:hideMark/>
          </w:tcPr>
          <w:p w14:paraId="6D6F29DD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System Uptime</w:t>
            </w:r>
          </w:p>
        </w:tc>
        <w:tc>
          <w:tcPr>
            <w:tcW w:w="0" w:type="auto"/>
            <w:hideMark/>
          </w:tcPr>
          <w:p w14:paraId="5CA5EDAF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≥ 99% during operational hours</w:t>
            </w:r>
          </w:p>
        </w:tc>
      </w:tr>
      <w:tr w:rsidR="00E47449" w:rsidRPr="00375066" w14:paraId="6C8FA25E" w14:textId="77777777" w:rsidTr="00281BF8">
        <w:tc>
          <w:tcPr>
            <w:tcW w:w="0" w:type="auto"/>
            <w:hideMark/>
          </w:tcPr>
          <w:p w14:paraId="55F934D6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Response Time</w:t>
            </w:r>
          </w:p>
        </w:tc>
        <w:tc>
          <w:tcPr>
            <w:tcW w:w="0" w:type="auto"/>
            <w:hideMark/>
          </w:tcPr>
          <w:p w14:paraId="546CCA09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&lt; 2 seconds for alert/event display</w:t>
            </w:r>
          </w:p>
        </w:tc>
      </w:tr>
      <w:tr w:rsidR="00E47449" w:rsidRPr="00375066" w14:paraId="1F5358E9" w14:textId="77777777" w:rsidTr="00281BF8">
        <w:tc>
          <w:tcPr>
            <w:tcW w:w="0" w:type="auto"/>
            <w:hideMark/>
          </w:tcPr>
          <w:p w14:paraId="5D54EDF4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Data Refresh Rate</w:t>
            </w:r>
          </w:p>
        </w:tc>
        <w:tc>
          <w:tcPr>
            <w:tcW w:w="0" w:type="auto"/>
            <w:hideMark/>
          </w:tcPr>
          <w:p w14:paraId="1E39829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≤ 30 seconds for live vessel updates</w:t>
            </w:r>
          </w:p>
        </w:tc>
      </w:tr>
      <w:tr w:rsidR="00E47449" w:rsidRPr="00375066" w14:paraId="56850AB0" w14:textId="77777777" w:rsidTr="00281BF8">
        <w:tc>
          <w:tcPr>
            <w:tcW w:w="0" w:type="auto"/>
            <w:hideMark/>
          </w:tcPr>
          <w:p w14:paraId="5B86A0C2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Scalability</w:t>
            </w:r>
          </w:p>
        </w:tc>
        <w:tc>
          <w:tcPr>
            <w:tcW w:w="0" w:type="auto"/>
            <w:hideMark/>
          </w:tcPr>
          <w:p w14:paraId="56D22291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Support minimum 1,000 vessels concurrently</w:t>
            </w:r>
          </w:p>
        </w:tc>
      </w:tr>
      <w:tr w:rsidR="00E47449" w:rsidRPr="00375066" w14:paraId="7FFED06A" w14:textId="77777777" w:rsidTr="00281BF8">
        <w:tc>
          <w:tcPr>
            <w:tcW w:w="0" w:type="auto"/>
            <w:hideMark/>
          </w:tcPr>
          <w:p w14:paraId="48F7DF00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Alert Latency</w:t>
            </w:r>
          </w:p>
        </w:tc>
        <w:tc>
          <w:tcPr>
            <w:tcW w:w="0" w:type="auto"/>
            <w:hideMark/>
          </w:tcPr>
          <w:p w14:paraId="6832CD6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≤ 10 seconds from event trigger to display</w:t>
            </w:r>
          </w:p>
        </w:tc>
      </w:tr>
      <w:tr w:rsidR="00E47449" w:rsidRPr="00375066" w14:paraId="01AAAD29" w14:textId="77777777" w:rsidTr="00281BF8">
        <w:tc>
          <w:tcPr>
            <w:tcW w:w="0" w:type="auto"/>
            <w:hideMark/>
          </w:tcPr>
          <w:p w14:paraId="6D8E7734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Data Retention</w:t>
            </w:r>
          </w:p>
        </w:tc>
        <w:tc>
          <w:tcPr>
            <w:tcW w:w="0" w:type="auto"/>
            <w:hideMark/>
          </w:tcPr>
          <w:p w14:paraId="0D7FFA1C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Minimum 5 years archival with retrieval capability</w:t>
            </w:r>
          </w:p>
        </w:tc>
      </w:tr>
    </w:tbl>
    <w:p w14:paraId="0BC1BF16" w14:textId="77777777" w:rsidR="00E47449" w:rsidRPr="00375066" w:rsidRDefault="00000000" w:rsidP="00E47449">
      <w:pPr>
        <w:rPr>
          <w:lang w:val="en-IN"/>
        </w:rPr>
      </w:pPr>
      <w:r>
        <w:rPr>
          <w:lang w:val="en-IN"/>
        </w:rPr>
        <w:pict w14:anchorId="0F50DB9A">
          <v:rect id="_x0000_i1026" style="width:0;height:1.5pt" o:hralign="center" o:hrstd="t" o:hr="t" fillcolor="#a0a0a0" stroked="f"/>
        </w:pict>
      </w:r>
    </w:p>
    <w:p w14:paraId="22CC6385" w14:textId="4A85C273" w:rsidR="00E47449" w:rsidRPr="00375066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User Interfaces</w:t>
      </w:r>
    </w:p>
    <w:p w14:paraId="1612BC74" w14:textId="77777777" w:rsidR="00E47449" w:rsidRPr="00375066" w:rsidRDefault="00E47449" w:rsidP="00E47449">
      <w:pPr>
        <w:numPr>
          <w:ilvl w:val="0"/>
          <w:numId w:val="1"/>
        </w:numPr>
        <w:rPr>
          <w:lang w:val="en-IN"/>
        </w:rPr>
      </w:pPr>
      <w:r w:rsidRPr="00281BF8">
        <w:rPr>
          <w:lang w:val="en-IN"/>
        </w:rPr>
        <w:t>ICCC Dashboard</w:t>
      </w:r>
      <w:r w:rsidRPr="00375066">
        <w:rPr>
          <w:b/>
          <w:bCs/>
          <w:lang w:val="en-IN"/>
        </w:rPr>
        <w:t>:</w:t>
      </w:r>
      <w:r w:rsidRPr="00375066">
        <w:rPr>
          <w:lang w:val="en-IN"/>
        </w:rPr>
        <w:t xml:space="preserve"> Central monitoring interface with layered maps and alert panels.</w:t>
      </w:r>
    </w:p>
    <w:p w14:paraId="67D45BE2" w14:textId="62510823" w:rsidR="00E47449" w:rsidRPr="00375066" w:rsidRDefault="00E47449" w:rsidP="00E47449">
      <w:pPr>
        <w:numPr>
          <w:ilvl w:val="0"/>
          <w:numId w:val="1"/>
        </w:numPr>
        <w:rPr>
          <w:lang w:val="en-IN"/>
        </w:rPr>
      </w:pPr>
      <w:r w:rsidRPr="00281BF8">
        <w:rPr>
          <w:lang w:val="en-IN"/>
        </w:rPr>
        <w:t>Mobile Application (Optional</w:t>
      </w:r>
      <w:r w:rsidRPr="00375066">
        <w:rPr>
          <w:b/>
          <w:bCs/>
          <w:lang w:val="en-IN"/>
        </w:rPr>
        <w:t>):</w:t>
      </w:r>
      <w:r w:rsidRPr="00375066">
        <w:rPr>
          <w:lang w:val="en-IN"/>
        </w:rPr>
        <w:t xml:space="preserve"> For field personnel</w:t>
      </w:r>
      <w:r w:rsidR="00281BF8">
        <w:rPr>
          <w:lang w:val="en-IN"/>
        </w:rPr>
        <w:t>/boat pilots.</w:t>
      </w:r>
    </w:p>
    <w:p w14:paraId="58D5D5F6" w14:textId="77777777" w:rsidR="00E47449" w:rsidRPr="00375066" w:rsidRDefault="00E47449" w:rsidP="00E47449">
      <w:pPr>
        <w:numPr>
          <w:ilvl w:val="0"/>
          <w:numId w:val="1"/>
        </w:numPr>
        <w:rPr>
          <w:lang w:val="en-IN"/>
        </w:rPr>
      </w:pPr>
      <w:r w:rsidRPr="00281BF8">
        <w:rPr>
          <w:lang w:val="en-IN"/>
        </w:rPr>
        <w:t>Analytics Portal</w:t>
      </w:r>
      <w:r w:rsidRPr="00375066">
        <w:rPr>
          <w:b/>
          <w:bCs/>
          <w:lang w:val="en-IN"/>
        </w:rPr>
        <w:t>:</w:t>
      </w:r>
      <w:r w:rsidRPr="00375066">
        <w:rPr>
          <w:lang w:val="en-IN"/>
        </w:rPr>
        <w:t xml:space="preserve"> Role-based access for management and reporting users.</w:t>
      </w:r>
    </w:p>
    <w:p w14:paraId="1E7E3342" w14:textId="59B21A8E" w:rsidR="00E47449" w:rsidRPr="00375066" w:rsidRDefault="00E47449" w:rsidP="00E47449">
      <w:pPr>
        <w:rPr>
          <w:lang w:val="en-IN"/>
        </w:rPr>
      </w:pPr>
    </w:p>
    <w:p w14:paraId="6A812C3D" w14:textId="3C90E4BC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Security &amp; Compliance</w:t>
      </w:r>
    </w:p>
    <w:p w14:paraId="30AF7100" w14:textId="77777777" w:rsidR="00281BF8" w:rsidRPr="00375066" w:rsidRDefault="00281BF8" w:rsidP="00E47449">
      <w:pPr>
        <w:rPr>
          <w:b/>
          <w:bCs/>
          <w:lang w:val="en-IN"/>
        </w:rPr>
      </w:pPr>
    </w:p>
    <w:p w14:paraId="788B0203" w14:textId="6FBA1174" w:rsidR="00E47449" w:rsidRPr="00375066" w:rsidRDefault="00E47449" w:rsidP="00E47449">
      <w:pPr>
        <w:numPr>
          <w:ilvl w:val="0"/>
          <w:numId w:val="2"/>
        </w:numPr>
        <w:rPr>
          <w:lang w:val="en-IN"/>
        </w:rPr>
      </w:pPr>
      <w:r w:rsidRPr="00375066">
        <w:rPr>
          <w:lang w:val="en-IN"/>
        </w:rPr>
        <w:t xml:space="preserve">Compliance with </w:t>
      </w:r>
      <w:r w:rsidRPr="00375066">
        <w:rPr>
          <w:b/>
          <w:bCs/>
          <w:lang w:val="en-IN"/>
        </w:rPr>
        <w:t>ISO 27001</w:t>
      </w:r>
      <w:r w:rsidRPr="00375066">
        <w:rPr>
          <w:lang w:val="en-IN"/>
        </w:rPr>
        <w:t xml:space="preserve">, </w:t>
      </w:r>
      <w:r w:rsidRPr="00375066">
        <w:rPr>
          <w:b/>
          <w:bCs/>
          <w:lang w:val="en-IN"/>
        </w:rPr>
        <w:t>MeitY Security Guidelines</w:t>
      </w:r>
      <w:r w:rsidRPr="00375066">
        <w:rPr>
          <w:lang w:val="en-IN"/>
        </w:rPr>
        <w:t xml:space="preserve">, </w:t>
      </w:r>
      <w:ins w:id="120" w:author="Suchisnita Nayak" w:date="2025-10-24T16:59:00Z" w16du:dateUtc="2025-10-24T11:29:00Z">
        <w:r w:rsidR="00720FC1">
          <w:rPr>
            <w:lang w:val="en-IN"/>
          </w:rPr>
          <w:t xml:space="preserve">CERT-IN </w:t>
        </w:r>
      </w:ins>
      <w:r w:rsidRPr="00375066">
        <w:rPr>
          <w:lang w:val="en-IN"/>
        </w:rPr>
        <w:t xml:space="preserve">and </w:t>
      </w:r>
      <w:r w:rsidRPr="00375066">
        <w:rPr>
          <w:b/>
          <w:bCs/>
          <w:lang w:val="en-IN"/>
        </w:rPr>
        <w:t>Govt. of India data policies</w:t>
      </w:r>
      <w:r w:rsidRPr="00375066">
        <w:rPr>
          <w:lang w:val="en-IN"/>
        </w:rPr>
        <w:t>.</w:t>
      </w:r>
    </w:p>
    <w:p w14:paraId="07D935D6" w14:textId="7E8D2C63" w:rsidR="00E47449" w:rsidRPr="00375066" w:rsidRDefault="00E47449" w:rsidP="00E47449">
      <w:pPr>
        <w:numPr>
          <w:ilvl w:val="0"/>
          <w:numId w:val="2"/>
        </w:numPr>
        <w:rPr>
          <w:lang w:val="en-IN"/>
        </w:rPr>
      </w:pPr>
      <w:r w:rsidRPr="00375066">
        <w:rPr>
          <w:lang w:val="en-IN"/>
        </w:rPr>
        <w:t>Data encryption in transit and at rest.</w:t>
      </w:r>
    </w:p>
    <w:p w14:paraId="32F31940" w14:textId="77777777" w:rsidR="00E47449" w:rsidRPr="00375066" w:rsidRDefault="00E47449" w:rsidP="00E47449">
      <w:pPr>
        <w:numPr>
          <w:ilvl w:val="0"/>
          <w:numId w:val="2"/>
        </w:numPr>
        <w:rPr>
          <w:lang w:val="en-IN"/>
        </w:rPr>
      </w:pPr>
      <w:r w:rsidRPr="00375066">
        <w:rPr>
          <w:lang w:val="en-IN"/>
        </w:rPr>
        <w:t>Regular vulnerability assessments and penetration testing (VAPT).</w:t>
      </w:r>
    </w:p>
    <w:p w14:paraId="331C832B" w14:textId="08ECCEE0" w:rsidR="00E47449" w:rsidRPr="00375066" w:rsidRDefault="00E47449" w:rsidP="00E47449">
      <w:pPr>
        <w:rPr>
          <w:lang w:val="en-IN"/>
        </w:rPr>
      </w:pPr>
    </w:p>
    <w:p w14:paraId="67E0D712" w14:textId="65BB96A4" w:rsidR="00E47449" w:rsidDel="00720FC1" w:rsidRDefault="00E47449" w:rsidP="00E47449">
      <w:pPr>
        <w:rPr>
          <w:del w:id="121" w:author="Suchisnita Nayak" w:date="2025-10-24T16:59:00Z" w16du:dateUtc="2025-10-24T11:29:00Z"/>
          <w:b/>
          <w:bCs/>
          <w:lang w:val="en-IN"/>
        </w:rPr>
      </w:pPr>
      <w:r w:rsidRPr="00375066">
        <w:rPr>
          <w:b/>
          <w:bCs/>
          <w:lang w:val="en-IN"/>
        </w:rPr>
        <w:t>Documentation &amp; Training</w:t>
      </w:r>
    </w:p>
    <w:p w14:paraId="40C64615" w14:textId="77777777" w:rsidR="00281BF8" w:rsidRDefault="00281BF8" w:rsidP="00E47449">
      <w:pPr>
        <w:rPr>
          <w:b/>
          <w:bCs/>
          <w:lang w:val="en-IN"/>
        </w:rPr>
      </w:pPr>
    </w:p>
    <w:p w14:paraId="44604614" w14:textId="77777777" w:rsidR="00281BF8" w:rsidRPr="00375066" w:rsidRDefault="00281BF8" w:rsidP="00E47449">
      <w:pPr>
        <w:rPr>
          <w:b/>
          <w:bCs/>
          <w:lang w:val="en-IN"/>
        </w:rPr>
      </w:pPr>
    </w:p>
    <w:p w14:paraId="37A7AE33" w14:textId="77777777" w:rsidR="00E47449" w:rsidRPr="00375066" w:rsidRDefault="00E47449" w:rsidP="00E47449">
      <w:pPr>
        <w:numPr>
          <w:ilvl w:val="0"/>
          <w:numId w:val="3"/>
        </w:numPr>
        <w:rPr>
          <w:lang w:val="en-IN"/>
        </w:rPr>
      </w:pPr>
      <w:r w:rsidRPr="00375066">
        <w:rPr>
          <w:lang w:val="en-IN"/>
        </w:rPr>
        <w:t>Complete user and technical manuals.</w:t>
      </w:r>
    </w:p>
    <w:p w14:paraId="36D29A24" w14:textId="77777777" w:rsidR="00E47449" w:rsidRPr="00375066" w:rsidRDefault="00E47449" w:rsidP="00E47449">
      <w:pPr>
        <w:numPr>
          <w:ilvl w:val="0"/>
          <w:numId w:val="3"/>
        </w:numPr>
        <w:rPr>
          <w:lang w:val="en-IN"/>
        </w:rPr>
      </w:pPr>
      <w:r w:rsidRPr="00375066">
        <w:rPr>
          <w:lang w:val="en-IN"/>
        </w:rPr>
        <w:t>API documentation for integration.</w:t>
      </w:r>
    </w:p>
    <w:p w14:paraId="48703916" w14:textId="3C6D56FD" w:rsidR="00E47449" w:rsidRDefault="00E47449" w:rsidP="00E47449">
      <w:pPr>
        <w:numPr>
          <w:ilvl w:val="0"/>
          <w:numId w:val="3"/>
        </w:numPr>
        <w:rPr>
          <w:lang w:val="en-IN"/>
        </w:rPr>
      </w:pPr>
      <w:r w:rsidRPr="00375066">
        <w:rPr>
          <w:lang w:val="en-IN"/>
        </w:rPr>
        <w:t>Onsite/virtual training for ICCC operators and technical staff</w:t>
      </w:r>
    </w:p>
    <w:p w14:paraId="5B9500E4" w14:textId="77777777" w:rsidR="00281BF8" w:rsidRPr="00375066" w:rsidRDefault="00281BF8" w:rsidP="00281BF8">
      <w:pPr>
        <w:rPr>
          <w:lang w:val="en-IN"/>
        </w:rPr>
      </w:pPr>
    </w:p>
    <w:p w14:paraId="144ACAF3" w14:textId="32C8053E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lastRenderedPageBreak/>
        <w:t>Maintenance &amp; Support</w:t>
      </w:r>
    </w:p>
    <w:p w14:paraId="7F99F535" w14:textId="77777777" w:rsidR="00281BF8" w:rsidRPr="00375066" w:rsidRDefault="00281BF8" w:rsidP="00E47449">
      <w:pPr>
        <w:rPr>
          <w:b/>
          <w:bCs/>
          <w:lang w:val="en-IN"/>
        </w:rPr>
      </w:pPr>
    </w:p>
    <w:p w14:paraId="14588A79" w14:textId="77777777" w:rsidR="00E47449" w:rsidRPr="00375066" w:rsidRDefault="00E47449" w:rsidP="00E47449">
      <w:pPr>
        <w:numPr>
          <w:ilvl w:val="0"/>
          <w:numId w:val="4"/>
        </w:numPr>
        <w:rPr>
          <w:lang w:val="en-IN"/>
        </w:rPr>
      </w:pPr>
      <w:r w:rsidRPr="00375066">
        <w:rPr>
          <w:lang w:val="en-IN"/>
        </w:rPr>
        <w:t>24×7 technical support during operational phase.</w:t>
      </w:r>
    </w:p>
    <w:p w14:paraId="23C4EE4B" w14:textId="77777777" w:rsidR="00E47449" w:rsidRPr="00375066" w:rsidRDefault="00E47449" w:rsidP="00E47449">
      <w:pPr>
        <w:numPr>
          <w:ilvl w:val="0"/>
          <w:numId w:val="4"/>
        </w:numPr>
        <w:rPr>
          <w:lang w:val="en-IN"/>
        </w:rPr>
      </w:pPr>
      <w:r w:rsidRPr="00375066">
        <w:rPr>
          <w:lang w:val="en-IN"/>
        </w:rPr>
        <w:t xml:space="preserve">Software updates and bug fixes included for </w:t>
      </w:r>
      <w:r w:rsidRPr="00281BF8">
        <w:rPr>
          <w:lang w:val="en-IN"/>
        </w:rPr>
        <w:t>3 years</w:t>
      </w:r>
      <w:r w:rsidRPr="00375066">
        <w:rPr>
          <w:lang w:val="en-IN"/>
        </w:rPr>
        <w:t xml:space="preserve"> post Go-Live.</w:t>
      </w:r>
    </w:p>
    <w:p w14:paraId="54F67EC6" w14:textId="77777777" w:rsidR="00E47449" w:rsidRPr="00375066" w:rsidRDefault="00E47449" w:rsidP="00E47449">
      <w:pPr>
        <w:numPr>
          <w:ilvl w:val="0"/>
          <w:numId w:val="4"/>
        </w:numPr>
        <w:rPr>
          <w:lang w:val="en-IN"/>
        </w:rPr>
      </w:pPr>
      <w:r w:rsidRPr="00375066">
        <w:rPr>
          <w:lang w:val="en-IN"/>
        </w:rPr>
        <w:t>SLA-based response and resolution times.</w:t>
      </w:r>
    </w:p>
    <w:p w14:paraId="0F6A4F5E" w14:textId="5060E1BF" w:rsidR="00E47449" w:rsidRPr="00375066" w:rsidRDefault="00E47449" w:rsidP="00E47449">
      <w:pPr>
        <w:rPr>
          <w:lang w:val="en-IN"/>
        </w:rPr>
      </w:pPr>
    </w:p>
    <w:p w14:paraId="7C739007" w14:textId="7C0BB7EE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Ownership &amp; Intellectual Property</w:t>
      </w:r>
    </w:p>
    <w:p w14:paraId="45FF634D" w14:textId="77777777" w:rsidR="00281BF8" w:rsidRPr="00375066" w:rsidRDefault="00281BF8" w:rsidP="00E47449">
      <w:pPr>
        <w:rPr>
          <w:b/>
          <w:bCs/>
          <w:lang w:val="en-IN"/>
        </w:rPr>
      </w:pPr>
    </w:p>
    <w:p w14:paraId="53ECFAC5" w14:textId="77777777" w:rsidR="00281BF8" w:rsidRDefault="00E47449" w:rsidP="00E47449">
      <w:pPr>
        <w:rPr>
          <w:lang w:val="en-IN"/>
        </w:rPr>
      </w:pPr>
      <w:r w:rsidRPr="00375066">
        <w:rPr>
          <w:lang w:val="en-IN"/>
        </w:rPr>
        <w:t xml:space="preserve">All source code, APIs, data models, and configuration files developed under this project shall remain the </w:t>
      </w:r>
      <w:r w:rsidRPr="00281BF8">
        <w:rPr>
          <w:lang w:val="en-IN"/>
        </w:rPr>
        <w:t>property of AIWTDS</w:t>
      </w:r>
      <w:r w:rsidR="00281BF8" w:rsidRPr="00281BF8">
        <w:rPr>
          <w:lang w:val="en-IN"/>
        </w:rPr>
        <w:t>.</w:t>
      </w:r>
    </w:p>
    <w:p w14:paraId="7869564C" w14:textId="14066212" w:rsidR="00E47449" w:rsidRPr="00375066" w:rsidRDefault="00E47449" w:rsidP="00E47449">
      <w:pPr>
        <w:rPr>
          <w:lang w:val="en-IN"/>
        </w:rPr>
      </w:pPr>
      <w:r w:rsidRPr="00375066">
        <w:rPr>
          <w:lang w:val="en-IN"/>
        </w:rPr>
        <w:br/>
        <w:t xml:space="preserve">The vendor shall hand over all </w:t>
      </w:r>
      <w:r w:rsidRPr="00720FC1">
        <w:rPr>
          <w:shd w:val="clear" w:color="auto" w:fill="FFFF00"/>
          <w:lang w:val="en-IN"/>
          <w:rPrChange w:id="122" w:author="Suchisnita Nayak" w:date="2025-10-24T17:00:00Z" w16du:dateUtc="2025-10-24T11:30:00Z">
            <w:rPr>
              <w:lang w:val="en-IN"/>
            </w:rPr>
          </w:rPrChange>
        </w:rPr>
        <w:t>credentials, code repositories, and documentation</w:t>
      </w:r>
      <w:r w:rsidRPr="00375066">
        <w:rPr>
          <w:lang w:val="en-IN"/>
        </w:rPr>
        <w:t xml:space="preserve"> upon project completion.</w:t>
      </w:r>
    </w:p>
    <w:p w14:paraId="7C20A841" w14:textId="664419BC" w:rsidR="00E47449" w:rsidRPr="00375066" w:rsidRDefault="00E47449" w:rsidP="00E47449">
      <w:pPr>
        <w:rPr>
          <w:lang w:val="en-IN"/>
        </w:rPr>
      </w:pPr>
    </w:p>
    <w:p w14:paraId="0BE3AF31" w14:textId="48D9DDB7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Deliverables</w:t>
      </w:r>
    </w:p>
    <w:p w14:paraId="6463EB48" w14:textId="77777777" w:rsidR="00281BF8" w:rsidRPr="00375066" w:rsidRDefault="00281BF8" w:rsidP="00E47449">
      <w:pPr>
        <w:rPr>
          <w:b/>
          <w:bCs/>
          <w:lang w:val="en-IN"/>
        </w:rPr>
      </w:pPr>
    </w:p>
    <w:p w14:paraId="38C49BBB" w14:textId="77777777" w:rsidR="00E47449" w:rsidRPr="00375066" w:rsidRDefault="00E47449" w:rsidP="00E47449">
      <w:pPr>
        <w:numPr>
          <w:ilvl w:val="0"/>
          <w:numId w:val="5"/>
        </w:numPr>
        <w:rPr>
          <w:lang w:val="en-IN"/>
        </w:rPr>
      </w:pPr>
      <w:r w:rsidRPr="00375066">
        <w:rPr>
          <w:lang w:val="en-IN"/>
        </w:rPr>
        <w:t>Web-based ICCC software (live dashboard)</w:t>
      </w:r>
    </w:p>
    <w:p w14:paraId="69971FDC" w14:textId="1DF22539" w:rsidR="00E47449" w:rsidRPr="00375066" w:rsidRDefault="00E47449" w:rsidP="00E47449">
      <w:pPr>
        <w:numPr>
          <w:ilvl w:val="0"/>
          <w:numId w:val="5"/>
        </w:numPr>
        <w:rPr>
          <w:lang w:val="en-IN"/>
        </w:rPr>
      </w:pPr>
      <w:r w:rsidRPr="00375066">
        <w:rPr>
          <w:lang w:val="en-IN"/>
        </w:rPr>
        <w:t>Mobile app</w:t>
      </w:r>
      <w:ins w:id="123" w:author="Suchisnita Nayak" w:date="2025-10-27T10:19:00Z" w16du:dateUtc="2025-10-27T04:49:00Z">
        <w:r w:rsidR="000933FF">
          <w:rPr>
            <w:lang w:val="en-IN"/>
          </w:rPr>
          <w:t xml:space="preserve"> for the boat operators and the SAR Team</w:t>
        </w:r>
      </w:ins>
      <w:del w:id="124" w:author="Suchisnita Nayak" w:date="2025-10-27T10:19:00Z" w16du:dateUtc="2025-10-27T04:49:00Z">
        <w:r w:rsidRPr="00375066" w:rsidDel="000933FF">
          <w:rPr>
            <w:lang w:val="en-IN"/>
          </w:rPr>
          <w:delText xml:space="preserve"> (optional for field use)</w:delText>
        </w:r>
      </w:del>
    </w:p>
    <w:p w14:paraId="65AE2D56" w14:textId="77777777" w:rsidR="00E47449" w:rsidRPr="00375066" w:rsidRDefault="00E47449" w:rsidP="00E47449">
      <w:pPr>
        <w:numPr>
          <w:ilvl w:val="0"/>
          <w:numId w:val="5"/>
        </w:numPr>
        <w:rPr>
          <w:lang w:val="en-IN"/>
        </w:rPr>
      </w:pPr>
      <w:r w:rsidRPr="00375066">
        <w:rPr>
          <w:lang w:val="en-IN"/>
        </w:rPr>
        <w:t>Integration APIs for hardware and external systems</w:t>
      </w:r>
    </w:p>
    <w:p w14:paraId="660E2417" w14:textId="77777777" w:rsidR="00E47449" w:rsidRPr="00375066" w:rsidRDefault="00E47449" w:rsidP="00E47449">
      <w:pPr>
        <w:numPr>
          <w:ilvl w:val="0"/>
          <w:numId w:val="5"/>
        </w:numPr>
        <w:rPr>
          <w:lang w:val="en-IN"/>
        </w:rPr>
      </w:pPr>
      <w:r w:rsidRPr="00375066">
        <w:rPr>
          <w:lang w:val="en-IN"/>
        </w:rPr>
        <w:t>Reports and analytics module</w:t>
      </w:r>
    </w:p>
    <w:p w14:paraId="478B7D1E" w14:textId="77777777" w:rsidR="00E47449" w:rsidRDefault="00E47449" w:rsidP="00E47449">
      <w:pPr>
        <w:numPr>
          <w:ilvl w:val="0"/>
          <w:numId w:val="5"/>
        </w:numPr>
        <w:rPr>
          <w:lang w:val="en-IN"/>
        </w:rPr>
      </w:pPr>
      <w:r w:rsidRPr="00375066">
        <w:rPr>
          <w:lang w:val="en-IN"/>
        </w:rPr>
        <w:t>Documentation and training manuals</w:t>
      </w:r>
    </w:p>
    <w:p w14:paraId="4D4BBDEA" w14:textId="77777777" w:rsidR="00E47449" w:rsidRDefault="00E47449" w:rsidP="00E47449">
      <w:pPr>
        <w:rPr>
          <w:lang w:val="en-IN"/>
        </w:rPr>
      </w:pPr>
    </w:p>
    <w:p w14:paraId="6DC1A7ED" w14:textId="6B865FE9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Indicative Dataset Framework for River Information System (RIS)</w:t>
      </w:r>
      <w:ins w:id="125" w:author="Suchisnita Nayak" w:date="2025-10-27T13:38:00Z" w16du:dateUtc="2025-10-27T08:08:00Z">
        <w:r w:rsidR="00165F24">
          <w:rPr>
            <w:b/>
            <w:bCs/>
            <w:lang w:val="en-IN"/>
          </w:rPr>
          <w:t>/Vessel Tracking Syste</w:t>
        </w:r>
      </w:ins>
      <w:ins w:id="126" w:author="Suchisnita Nayak" w:date="2025-10-27T13:39:00Z" w16du:dateUtc="2025-10-27T08:09:00Z">
        <w:r w:rsidR="00165F24">
          <w:rPr>
            <w:b/>
            <w:bCs/>
            <w:lang w:val="en-IN"/>
          </w:rPr>
          <w:t xml:space="preserve">m </w:t>
        </w:r>
      </w:ins>
      <w:ins w:id="127" w:author="Suchisnita Nayak" w:date="2025-10-27T13:38:00Z" w16du:dateUtc="2025-10-27T08:08:00Z">
        <w:r w:rsidR="00165F24">
          <w:rPr>
            <w:b/>
            <w:bCs/>
            <w:lang w:val="en-IN"/>
          </w:rPr>
          <w:t>(VTS)</w:t>
        </w:r>
      </w:ins>
    </w:p>
    <w:p w14:paraId="0CDFA0E0" w14:textId="77777777" w:rsidR="00281BF8" w:rsidRPr="00375066" w:rsidRDefault="00281BF8" w:rsidP="00E47449">
      <w:pPr>
        <w:rPr>
          <w:b/>
          <w:bCs/>
          <w:lang w:val="en-IN"/>
        </w:rPr>
      </w:pPr>
    </w:p>
    <w:p w14:paraId="39541AD8" w14:textId="0B8B67CD" w:rsidR="00E47449" w:rsidRPr="00375066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Hydrographic &amp; River Morphology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294"/>
        <w:gridCol w:w="1338"/>
        <w:gridCol w:w="1641"/>
        <w:gridCol w:w="1940"/>
      </w:tblGrid>
      <w:tr w:rsidR="004B3D8F" w:rsidRPr="00375066" w14:paraId="6A26D269" w14:textId="77777777" w:rsidTr="00281BF8">
        <w:tc>
          <w:tcPr>
            <w:tcW w:w="0" w:type="auto"/>
            <w:hideMark/>
          </w:tcPr>
          <w:p w14:paraId="6A96B219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Dataset Name</w:t>
            </w:r>
          </w:p>
        </w:tc>
        <w:tc>
          <w:tcPr>
            <w:tcW w:w="0" w:type="auto"/>
            <w:hideMark/>
          </w:tcPr>
          <w:p w14:paraId="323B5CEC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2A689C88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Source Agency</w:t>
            </w:r>
          </w:p>
        </w:tc>
        <w:tc>
          <w:tcPr>
            <w:tcW w:w="0" w:type="auto"/>
            <w:hideMark/>
          </w:tcPr>
          <w:p w14:paraId="0A49DC3C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Update Frequency</w:t>
            </w:r>
          </w:p>
        </w:tc>
        <w:tc>
          <w:tcPr>
            <w:tcW w:w="0" w:type="auto"/>
            <w:hideMark/>
          </w:tcPr>
          <w:p w14:paraId="4E92A092" w14:textId="5B267231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Usage in RIS</w:t>
            </w:r>
            <w:ins w:id="128" w:author="Suchisnita Nayak" w:date="2025-10-27T13:39:00Z" w16du:dateUtc="2025-10-27T08:09:00Z">
              <w:r w:rsidR="00165F24">
                <w:rPr>
                  <w:b/>
                  <w:bCs/>
                  <w:lang w:val="en-IN"/>
                </w:rPr>
                <w:t>/VTS</w:t>
              </w:r>
            </w:ins>
          </w:p>
        </w:tc>
      </w:tr>
      <w:tr w:rsidR="004B3D8F" w:rsidRPr="00375066" w14:paraId="4A3166C4" w14:textId="77777777" w:rsidTr="00281BF8">
        <w:tc>
          <w:tcPr>
            <w:tcW w:w="0" w:type="auto"/>
            <w:hideMark/>
          </w:tcPr>
          <w:p w14:paraId="6E62EA05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Bathymetric Data</w:t>
            </w:r>
          </w:p>
        </w:tc>
        <w:tc>
          <w:tcPr>
            <w:tcW w:w="0" w:type="auto"/>
            <w:hideMark/>
          </w:tcPr>
          <w:p w14:paraId="63B8C6E3" w14:textId="5766804D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3D riverbed depth profile (x, y, z coordinates</w:t>
            </w:r>
            <w:ins w:id="129" w:author="Suchisnita Nayak" w:date="2025-10-27T13:29:00Z" w16du:dateUtc="2025-10-27T07:59:00Z">
              <w:r w:rsidR="00B45826">
                <w:rPr>
                  <w:lang w:val="en-IN"/>
                </w:rPr>
                <w:t xml:space="preserve"> i.e</w:t>
              </w:r>
            </w:ins>
            <w:r w:rsidR="000D5A5D">
              <w:rPr>
                <w:lang w:val="en-IN"/>
              </w:rPr>
              <w:t>.</w:t>
            </w:r>
            <w:ins w:id="130" w:author="Suchisnita Nayak" w:date="2025-10-27T13:29:00Z" w16du:dateUtc="2025-10-27T07:59:00Z">
              <w:r w:rsidR="00B45826">
                <w:rPr>
                  <w:lang w:val="en-IN"/>
                </w:rPr>
                <w:t xml:space="preserve"> Latitude, </w:t>
              </w:r>
            </w:ins>
            <w:r w:rsidR="000D5A5D">
              <w:rPr>
                <w:lang w:val="en-IN"/>
              </w:rPr>
              <w:t>Longitude</w:t>
            </w:r>
            <w:ins w:id="131" w:author="Suchisnita Nayak" w:date="2025-10-27T13:29:00Z" w16du:dateUtc="2025-10-27T07:59:00Z">
              <w:r w:rsidR="00B45826">
                <w:rPr>
                  <w:lang w:val="en-IN"/>
                </w:rPr>
                <w:t xml:space="preserve"> and </w:t>
              </w:r>
            </w:ins>
            <w:ins w:id="132" w:author="Suchisnita Nayak" w:date="2025-10-27T13:30:00Z" w16du:dateUtc="2025-10-27T08:00:00Z">
              <w:r w:rsidR="00B45826">
                <w:rPr>
                  <w:lang w:val="en-IN"/>
                </w:rPr>
                <w:t>D</w:t>
              </w:r>
            </w:ins>
            <w:ins w:id="133" w:author="Suchisnita Nayak" w:date="2025-10-27T13:29:00Z" w16du:dateUtc="2025-10-27T07:59:00Z">
              <w:r w:rsidR="00B45826">
                <w:rPr>
                  <w:lang w:val="en-IN"/>
                </w:rPr>
                <w:t>epth</w:t>
              </w:r>
            </w:ins>
            <w:r w:rsidRPr="00375066">
              <w:rPr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42B2E315" w14:textId="6017D80B" w:rsidR="00E47449" w:rsidRPr="00375066" w:rsidRDefault="00281BF8" w:rsidP="00BE143B">
            <w:pPr>
              <w:rPr>
                <w:lang w:val="en-IN"/>
              </w:rPr>
            </w:pPr>
            <w:r>
              <w:rPr>
                <w:lang w:val="en-IN"/>
              </w:rPr>
              <w:t>AIWTDS</w:t>
            </w:r>
          </w:p>
        </w:tc>
        <w:tc>
          <w:tcPr>
            <w:tcW w:w="0" w:type="auto"/>
            <w:hideMark/>
          </w:tcPr>
          <w:p w14:paraId="63BE76B1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Monthly / Quarterly</w:t>
            </w:r>
          </w:p>
        </w:tc>
        <w:tc>
          <w:tcPr>
            <w:tcW w:w="0" w:type="auto"/>
            <w:hideMark/>
          </w:tcPr>
          <w:p w14:paraId="1CDC4AE1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Navigation route plotting, depth contour visualization</w:t>
            </w:r>
          </w:p>
        </w:tc>
      </w:tr>
      <w:tr w:rsidR="004B3D8F" w:rsidRPr="00375066" w14:paraId="5D973749" w14:textId="77777777" w:rsidTr="00281BF8">
        <w:tc>
          <w:tcPr>
            <w:tcW w:w="0" w:type="auto"/>
            <w:hideMark/>
          </w:tcPr>
          <w:p w14:paraId="64403C8D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Water Level Data</w:t>
            </w:r>
          </w:p>
        </w:tc>
        <w:tc>
          <w:tcPr>
            <w:tcW w:w="0" w:type="auto"/>
            <w:hideMark/>
          </w:tcPr>
          <w:p w14:paraId="0F5FD4C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Real-time water level at various ghats and stretches</w:t>
            </w:r>
          </w:p>
        </w:tc>
        <w:tc>
          <w:tcPr>
            <w:tcW w:w="0" w:type="auto"/>
            <w:hideMark/>
          </w:tcPr>
          <w:p w14:paraId="6A728AD1" w14:textId="77777777" w:rsidR="00E47449" w:rsidRPr="00375066" w:rsidRDefault="00E47449" w:rsidP="00BE143B">
            <w:pPr>
              <w:rPr>
                <w:lang w:val="en-IN"/>
              </w:rPr>
            </w:pPr>
            <w:del w:id="134" w:author="Suchisnita Nayak" w:date="2025-10-27T13:28:00Z" w16du:dateUtc="2025-10-27T07:58:00Z">
              <w:r w:rsidRPr="00375066" w:rsidDel="00B45826">
                <w:rPr>
                  <w:lang w:val="en-IN"/>
                </w:rPr>
                <w:delText>WRD / CWC /</w:delText>
              </w:r>
            </w:del>
            <w:r w:rsidRPr="00375066">
              <w:rPr>
                <w:lang w:val="en-IN"/>
              </w:rPr>
              <w:t xml:space="preserve"> ASDMA</w:t>
            </w:r>
          </w:p>
        </w:tc>
        <w:tc>
          <w:tcPr>
            <w:tcW w:w="0" w:type="auto"/>
            <w:hideMark/>
          </w:tcPr>
          <w:p w14:paraId="47445A6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Hourly / Daily</w:t>
            </w:r>
          </w:p>
        </w:tc>
        <w:tc>
          <w:tcPr>
            <w:tcW w:w="0" w:type="auto"/>
            <w:hideMark/>
          </w:tcPr>
          <w:p w14:paraId="244DF40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Dynamic depth estimation, route advisories</w:t>
            </w:r>
          </w:p>
        </w:tc>
      </w:tr>
      <w:tr w:rsidR="004B3D8F" w:rsidRPr="00375066" w14:paraId="3C1A8057" w14:textId="77777777" w:rsidTr="00281BF8">
        <w:tc>
          <w:tcPr>
            <w:tcW w:w="0" w:type="auto"/>
            <w:hideMark/>
          </w:tcPr>
          <w:p w14:paraId="0D30D2B3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Flow Velocity &amp; Direction</w:t>
            </w:r>
          </w:p>
        </w:tc>
        <w:tc>
          <w:tcPr>
            <w:tcW w:w="0" w:type="auto"/>
            <w:hideMark/>
          </w:tcPr>
          <w:p w14:paraId="250FD513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Current speed and direction data</w:t>
            </w:r>
          </w:p>
        </w:tc>
        <w:tc>
          <w:tcPr>
            <w:tcW w:w="0" w:type="auto"/>
            <w:hideMark/>
          </w:tcPr>
          <w:p w14:paraId="6B6E0EA5" w14:textId="3BE9EA70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WRD</w:t>
            </w:r>
            <w:ins w:id="135" w:author="Suchisnita Nayak" w:date="2025-10-27T15:26:00Z" w16du:dateUtc="2025-10-27T09:56:00Z">
              <w:r w:rsidR="004B3D8F">
                <w:rPr>
                  <w:lang w:val="en-IN"/>
                </w:rPr>
                <w:t>/ CWC</w:t>
              </w:r>
            </w:ins>
            <w:r w:rsidRPr="00375066">
              <w:rPr>
                <w:lang w:val="en-IN"/>
              </w:rPr>
              <w:t xml:space="preserve"> / IWAI sensors</w:t>
            </w:r>
          </w:p>
        </w:tc>
        <w:tc>
          <w:tcPr>
            <w:tcW w:w="0" w:type="auto"/>
            <w:hideMark/>
          </w:tcPr>
          <w:p w14:paraId="7834BA7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Daily / Real-time (if sensors available)</w:t>
            </w:r>
          </w:p>
        </w:tc>
        <w:tc>
          <w:tcPr>
            <w:tcW w:w="0" w:type="auto"/>
            <w:hideMark/>
          </w:tcPr>
          <w:p w14:paraId="19E332A4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Navigation route optimization</w:t>
            </w:r>
          </w:p>
        </w:tc>
      </w:tr>
      <w:tr w:rsidR="004B3D8F" w:rsidRPr="00375066" w14:paraId="7F12921E" w14:textId="77777777" w:rsidTr="00281BF8">
        <w:tc>
          <w:tcPr>
            <w:tcW w:w="0" w:type="auto"/>
            <w:hideMark/>
          </w:tcPr>
          <w:p w14:paraId="5FBA5D60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River Cross-section Profiles</w:t>
            </w:r>
          </w:p>
        </w:tc>
        <w:tc>
          <w:tcPr>
            <w:tcW w:w="0" w:type="auto"/>
            <w:hideMark/>
          </w:tcPr>
          <w:p w14:paraId="0B9D0891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Width, depth, and slope data at specific points</w:t>
            </w:r>
          </w:p>
        </w:tc>
        <w:tc>
          <w:tcPr>
            <w:tcW w:w="0" w:type="auto"/>
            <w:hideMark/>
          </w:tcPr>
          <w:p w14:paraId="225E4A3D" w14:textId="22970DFE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IWAI </w:t>
            </w:r>
            <w:ins w:id="136" w:author="Suchisnita Nayak" w:date="2025-10-27T15:26:00Z" w16du:dateUtc="2025-10-27T09:56:00Z">
              <w:r w:rsidR="004B3D8F">
                <w:rPr>
                  <w:lang w:val="en-IN"/>
                </w:rPr>
                <w:t>/CWC</w:t>
              </w:r>
            </w:ins>
            <w:r w:rsidRPr="00375066">
              <w:rPr>
                <w:lang w:val="en-IN"/>
              </w:rPr>
              <w:t>/ Survey agencies</w:t>
            </w:r>
          </w:p>
        </w:tc>
        <w:tc>
          <w:tcPr>
            <w:tcW w:w="0" w:type="auto"/>
            <w:hideMark/>
          </w:tcPr>
          <w:p w14:paraId="1652DC6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Static (annual updates)</w:t>
            </w:r>
          </w:p>
        </w:tc>
        <w:tc>
          <w:tcPr>
            <w:tcW w:w="0" w:type="auto"/>
            <w:hideMark/>
          </w:tcPr>
          <w:p w14:paraId="03DE37E2" w14:textId="27236BCD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River </w:t>
            </w:r>
            <w:r w:rsidR="000D5A5D" w:rsidRPr="00375066">
              <w:rPr>
                <w:lang w:val="en-IN"/>
              </w:rPr>
              <w:t>modelling</w:t>
            </w:r>
            <w:r w:rsidRPr="00375066">
              <w:rPr>
                <w:lang w:val="en-IN"/>
              </w:rPr>
              <w:t xml:space="preserve"> and design reference</w:t>
            </w:r>
          </w:p>
        </w:tc>
      </w:tr>
      <w:tr w:rsidR="004B3D8F" w:rsidRPr="00375066" w14:paraId="104B6210" w14:textId="77777777" w:rsidTr="00281BF8">
        <w:tc>
          <w:tcPr>
            <w:tcW w:w="0" w:type="auto"/>
            <w:hideMark/>
          </w:tcPr>
          <w:p w14:paraId="067C91DF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Sedimentation / Siltation Data</w:t>
            </w:r>
          </w:p>
        </w:tc>
        <w:tc>
          <w:tcPr>
            <w:tcW w:w="0" w:type="auto"/>
            <w:hideMark/>
          </w:tcPr>
          <w:p w14:paraId="73F4CCFC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Areas of high silt accumulation</w:t>
            </w:r>
          </w:p>
        </w:tc>
        <w:tc>
          <w:tcPr>
            <w:tcW w:w="0" w:type="auto"/>
            <w:hideMark/>
          </w:tcPr>
          <w:p w14:paraId="1168C980" w14:textId="4255280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WRD </w:t>
            </w:r>
            <w:ins w:id="137" w:author="Suchisnita Nayak" w:date="2025-10-27T15:26:00Z" w16du:dateUtc="2025-10-27T09:56:00Z">
              <w:r w:rsidR="004B3D8F">
                <w:rPr>
                  <w:lang w:val="en-IN"/>
                </w:rPr>
                <w:t>/CWC</w:t>
              </w:r>
            </w:ins>
            <w:r w:rsidRPr="00375066">
              <w:rPr>
                <w:lang w:val="en-IN"/>
              </w:rPr>
              <w:t>/ IWAI</w:t>
            </w:r>
          </w:p>
        </w:tc>
        <w:tc>
          <w:tcPr>
            <w:tcW w:w="0" w:type="auto"/>
            <w:hideMark/>
          </w:tcPr>
          <w:p w14:paraId="7C06E0FA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Annual / Biannual</w:t>
            </w:r>
          </w:p>
        </w:tc>
        <w:tc>
          <w:tcPr>
            <w:tcW w:w="0" w:type="auto"/>
            <w:hideMark/>
          </w:tcPr>
          <w:p w14:paraId="2EF1E0D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Route maintenance planning</w:t>
            </w:r>
          </w:p>
        </w:tc>
      </w:tr>
    </w:tbl>
    <w:p w14:paraId="36FDBE01" w14:textId="19D29DEE" w:rsidR="00E47449" w:rsidRPr="00375066" w:rsidRDefault="00E47449" w:rsidP="00E47449">
      <w:pPr>
        <w:rPr>
          <w:lang w:val="en-IN"/>
        </w:rPr>
      </w:pPr>
    </w:p>
    <w:p w14:paraId="3F6EFD10" w14:textId="1875188C" w:rsidR="00E47449" w:rsidRPr="00375066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Navigational &amp; Vessel Traffic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353"/>
        <w:gridCol w:w="1389"/>
        <w:gridCol w:w="1742"/>
        <w:gridCol w:w="1977"/>
      </w:tblGrid>
      <w:tr w:rsidR="00E47449" w:rsidRPr="00375066" w14:paraId="13D5507C" w14:textId="77777777" w:rsidTr="00281BF8">
        <w:tc>
          <w:tcPr>
            <w:tcW w:w="0" w:type="auto"/>
            <w:hideMark/>
          </w:tcPr>
          <w:p w14:paraId="1FEF1A58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Dataset Name</w:t>
            </w:r>
          </w:p>
        </w:tc>
        <w:tc>
          <w:tcPr>
            <w:tcW w:w="0" w:type="auto"/>
            <w:hideMark/>
          </w:tcPr>
          <w:p w14:paraId="32D2590B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4AAEC1E1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Source Agency</w:t>
            </w:r>
          </w:p>
        </w:tc>
        <w:tc>
          <w:tcPr>
            <w:tcW w:w="0" w:type="auto"/>
            <w:hideMark/>
          </w:tcPr>
          <w:p w14:paraId="2D50A823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Update Frequency</w:t>
            </w:r>
          </w:p>
        </w:tc>
        <w:tc>
          <w:tcPr>
            <w:tcW w:w="0" w:type="auto"/>
            <w:hideMark/>
          </w:tcPr>
          <w:p w14:paraId="0A4F0090" w14:textId="42B23133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Usage in RIS</w:t>
            </w:r>
            <w:ins w:id="138" w:author="Suchisnita Nayak" w:date="2025-10-27T13:39:00Z" w16du:dateUtc="2025-10-27T08:09:00Z">
              <w:r w:rsidR="00165F24">
                <w:rPr>
                  <w:b/>
                  <w:bCs/>
                  <w:lang w:val="en-IN"/>
                </w:rPr>
                <w:t>/VTS</w:t>
              </w:r>
            </w:ins>
          </w:p>
        </w:tc>
      </w:tr>
      <w:tr w:rsidR="00E47449" w:rsidRPr="00375066" w14:paraId="72A08D2A" w14:textId="77777777" w:rsidTr="00281BF8">
        <w:tc>
          <w:tcPr>
            <w:tcW w:w="0" w:type="auto"/>
            <w:hideMark/>
          </w:tcPr>
          <w:p w14:paraId="797D530D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Vessel Position Data</w:t>
            </w:r>
          </w:p>
        </w:tc>
        <w:tc>
          <w:tcPr>
            <w:tcW w:w="0" w:type="auto"/>
            <w:hideMark/>
          </w:tcPr>
          <w:p w14:paraId="57E807CB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Real-time GPS coordinates of vessels</w:t>
            </w:r>
          </w:p>
        </w:tc>
        <w:tc>
          <w:tcPr>
            <w:tcW w:w="0" w:type="auto"/>
            <w:hideMark/>
          </w:tcPr>
          <w:p w14:paraId="7B7FCA23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Onboard Devices (OBU)</w:t>
            </w:r>
          </w:p>
        </w:tc>
        <w:tc>
          <w:tcPr>
            <w:tcW w:w="0" w:type="auto"/>
            <w:hideMark/>
          </w:tcPr>
          <w:p w14:paraId="707AA749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Continuous (10–30 sec interval)</w:t>
            </w:r>
          </w:p>
        </w:tc>
        <w:tc>
          <w:tcPr>
            <w:tcW w:w="0" w:type="auto"/>
            <w:hideMark/>
          </w:tcPr>
          <w:p w14:paraId="2C707E0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Live tracking, geo-fencing, replay</w:t>
            </w:r>
          </w:p>
        </w:tc>
      </w:tr>
      <w:tr w:rsidR="00E47449" w:rsidRPr="00375066" w14:paraId="28D1FBED" w14:textId="77777777" w:rsidTr="00281BF8">
        <w:tc>
          <w:tcPr>
            <w:tcW w:w="0" w:type="auto"/>
            <w:hideMark/>
          </w:tcPr>
          <w:p w14:paraId="1454794C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lastRenderedPageBreak/>
              <w:t>Vessel Master Data</w:t>
            </w:r>
          </w:p>
        </w:tc>
        <w:tc>
          <w:tcPr>
            <w:tcW w:w="0" w:type="auto"/>
            <w:hideMark/>
          </w:tcPr>
          <w:p w14:paraId="07BE27F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Boat registration, owner details, capacity, engine type, etc.</w:t>
            </w:r>
          </w:p>
        </w:tc>
        <w:tc>
          <w:tcPr>
            <w:tcW w:w="0" w:type="auto"/>
            <w:hideMark/>
          </w:tcPr>
          <w:p w14:paraId="250FC98F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SNI / AIWTDS</w:t>
            </w:r>
          </w:p>
        </w:tc>
        <w:tc>
          <w:tcPr>
            <w:tcW w:w="0" w:type="auto"/>
            <w:hideMark/>
          </w:tcPr>
          <w:p w14:paraId="69B42779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Static / Annual</w:t>
            </w:r>
          </w:p>
        </w:tc>
        <w:tc>
          <w:tcPr>
            <w:tcW w:w="0" w:type="auto"/>
            <w:hideMark/>
          </w:tcPr>
          <w:p w14:paraId="3F5B337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Vessel identification and classification</w:t>
            </w:r>
          </w:p>
        </w:tc>
      </w:tr>
      <w:tr w:rsidR="00E47449" w:rsidRPr="00375066" w14:paraId="4E74446F" w14:textId="77777777" w:rsidTr="00281BF8">
        <w:trPr>
          <w:trHeight w:val="956"/>
        </w:trPr>
        <w:tc>
          <w:tcPr>
            <w:tcW w:w="0" w:type="auto"/>
            <w:hideMark/>
          </w:tcPr>
          <w:p w14:paraId="1ABA8692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Voyage Logs</w:t>
            </w:r>
          </w:p>
        </w:tc>
        <w:tc>
          <w:tcPr>
            <w:tcW w:w="0" w:type="auto"/>
            <w:hideMark/>
          </w:tcPr>
          <w:p w14:paraId="00C94FDB" w14:textId="6C992914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Route history, docking times</w:t>
            </w:r>
          </w:p>
        </w:tc>
        <w:tc>
          <w:tcPr>
            <w:tcW w:w="0" w:type="auto"/>
            <w:hideMark/>
          </w:tcPr>
          <w:p w14:paraId="46093C9B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Onboard Device / ICCC</w:t>
            </w:r>
          </w:p>
        </w:tc>
        <w:tc>
          <w:tcPr>
            <w:tcW w:w="0" w:type="auto"/>
            <w:hideMark/>
          </w:tcPr>
          <w:p w14:paraId="6B66DB0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Per trip</w:t>
            </w:r>
          </w:p>
        </w:tc>
        <w:tc>
          <w:tcPr>
            <w:tcW w:w="0" w:type="auto"/>
            <w:hideMark/>
          </w:tcPr>
          <w:p w14:paraId="63EE77BC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Performance analysis and auditing</w:t>
            </w:r>
          </w:p>
        </w:tc>
      </w:tr>
      <w:tr w:rsidR="00E47449" w:rsidRPr="00375066" w14:paraId="499FCF5E" w14:textId="77777777" w:rsidTr="00281BF8">
        <w:trPr>
          <w:trHeight w:val="842"/>
        </w:trPr>
        <w:tc>
          <w:tcPr>
            <w:tcW w:w="0" w:type="auto"/>
            <w:hideMark/>
          </w:tcPr>
          <w:p w14:paraId="3CC50AF8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Geo-fence Boundaries</w:t>
            </w:r>
          </w:p>
        </w:tc>
        <w:tc>
          <w:tcPr>
            <w:tcW w:w="0" w:type="auto"/>
            <w:hideMark/>
          </w:tcPr>
          <w:p w14:paraId="6E42A269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Predefined navigation zones</w:t>
            </w:r>
          </w:p>
        </w:tc>
        <w:tc>
          <w:tcPr>
            <w:tcW w:w="0" w:type="auto"/>
            <w:hideMark/>
          </w:tcPr>
          <w:p w14:paraId="0D5D7994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ICCC Config</w:t>
            </w:r>
          </w:p>
        </w:tc>
        <w:tc>
          <w:tcPr>
            <w:tcW w:w="0" w:type="auto"/>
            <w:hideMark/>
          </w:tcPr>
          <w:p w14:paraId="560DD7B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Dynamic</w:t>
            </w:r>
          </w:p>
        </w:tc>
        <w:tc>
          <w:tcPr>
            <w:tcW w:w="0" w:type="auto"/>
            <w:hideMark/>
          </w:tcPr>
          <w:p w14:paraId="6C1A579B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Boundary crossing alerts</w:t>
            </w:r>
          </w:p>
        </w:tc>
      </w:tr>
    </w:tbl>
    <w:p w14:paraId="12E31EF2" w14:textId="0376D5EF" w:rsidR="00E47449" w:rsidRPr="00375066" w:rsidRDefault="00E47449" w:rsidP="00E47449">
      <w:pPr>
        <w:rPr>
          <w:lang w:val="en-IN"/>
        </w:rPr>
      </w:pPr>
    </w:p>
    <w:p w14:paraId="2E26DC91" w14:textId="38CE87E6" w:rsidR="00E47449" w:rsidRPr="00375066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Meteorological &amp; Environmental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2151"/>
        <w:gridCol w:w="1721"/>
        <w:gridCol w:w="1455"/>
        <w:gridCol w:w="1939"/>
      </w:tblGrid>
      <w:tr w:rsidR="00E47449" w:rsidRPr="00375066" w14:paraId="2C8FA550" w14:textId="77777777" w:rsidTr="00281BF8">
        <w:tc>
          <w:tcPr>
            <w:tcW w:w="0" w:type="auto"/>
            <w:hideMark/>
          </w:tcPr>
          <w:p w14:paraId="23E8786D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Dataset Name</w:t>
            </w:r>
          </w:p>
        </w:tc>
        <w:tc>
          <w:tcPr>
            <w:tcW w:w="0" w:type="auto"/>
            <w:hideMark/>
          </w:tcPr>
          <w:p w14:paraId="2860A798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1F0A3C53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Source Agency</w:t>
            </w:r>
          </w:p>
        </w:tc>
        <w:tc>
          <w:tcPr>
            <w:tcW w:w="0" w:type="auto"/>
            <w:hideMark/>
          </w:tcPr>
          <w:p w14:paraId="66B90847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Update Frequency</w:t>
            </w:r>
          </w:p>
        </w:tc>
        <w:tc>
          <w:tcPr>
            <w:tcW w:w="0" w:type="auto"/>
            <w:hideMark/>
          </w:tcPr>
          <w:p w14:paraId="637F7A9C" w14:textId="2212230C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Usage in RIS</w:t>
            </w:r>
            <w:ins w:id="139" w:author="Suchisnita Nayak" w:date="2025-10-27T13:39:00Z" w16du:dateUtc="2025-10-27T08:09:00Z">
              <w:r w:rsidR="00165F24">
                <w:rPr>
                  <w:b/>
                  <w:bCs/>
                  <w:lang w:val="en-IN"/>
                </w:rPr>
                <w:t>/VTS</w:t>
              </w:r>
            </w:ins>
          </w:p>
        </w:tc>
      </w:tr>
      <w:tr w:rsidR="00E47449" w:rsidRPr="00375066" w14:paraId="2FE5A43D" w14:textId="77777777" w:rsidTr="00281BF8">
        <w:tc>
          <w:tcPr>
            <w:tcW w:w="0" w:type="auto"/>
            <w:hideMark/>
          </w:tcPr>
          <w:p w14:paraId="1DC5C475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Weather Forecast Data</w:t>
            </w:r>
          </w:p>
        </w:tc>
        <w:tc>
          <w:tcPr>
            <w:tcW w:w="0" w:type="auto"/>
            <w:hideMark/>
          </w:tcPr>
          <w:p w14:paraId="470E808A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Temperature, humidity, wind speed/direction</w:t>
            </w:r>
          </w:p>
        </w:tc>
        <w:tc>
          <w:tcPr>
            <w:tcW w:w="0" w:type="auto"/>
            <w:hideMark/>
          </w:tcPr>
          <w:p w14:paraId="12660547" w14:textId="77777777" w:rsidR="00E47449" w:rsidRPr="00375066" w:rsidRDefault="00E47449" w:rsidP="00BE143B">
            <w:pPr>
              <w:rPr>
                <w:lang w:val="en-IN"/>
              </w:rPr>
            </w:pPr>
            <w:del w:id="140" w:author="Suchisnita Nayak" w:date="2025-10-26T16:03:00Z" w16du:dateUtc="2025-10-26T10:33:00Z">
              <w:r w:rsidRPr="00375066" w:rsidDel="00794728">
                <w:rPr>
                  <w:lang w:val="en-IN"/>
                </w:rPr>
                <w:delText>IMD /</w:delText>
              </w:r>
            </w:del>
            <w:r w:rsidRPr="00375066">
              <w:rPr>
                <w:lang w:val="en-IN"/>
              </w:rPr>
              <w:t xml:space="preserve"> ASDMA</w:t>
            </w:r>
          </w:p>
        </w:tc>
        <w:tc>
          <w:tcPr>
            <w:tcW w:w="0" w:type="auto"/>
            <w:hideMark/>
          </w:tcPr>
          <w:p w14:paraId="6EE531C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Hourly / 6-hourly</w:t>
            </w:r>
          </w:p>
        </w:tc>
        <w:tc>
          <w:tcPr>
            <w:tcW w:w="0" w:type="auto"/>
            <w:hideMark/>
          </w:tcPr>
          <w:p w14:paraId="69B3C050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Route advisories and alerts</w:t>
            </w:r>
          </w:p>
        </w:tc>
      </w:tr>
      <w:tr w:rsidR="00E47449" w:rsidRPr="00375066" w14:paraId="724B104B" w14:textId="77777777" w:rsidTr="00281BF8">
        <w:tc>
          <w:tcPr>
            <w:tcW w:w="0" w:type="auto"/>
            <w:hideMark/>
          </w:tcPr>
          <w:p w14:paraId="17DA9693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Rainfall Data</w:t>
            </w:r>
          </w:p>
        </w:tc>
        <w:tc>
          <w:tcPr>
            <w:tcW w:w="0" w:type="auto"/>
            <w:hideMark/>
          </w:tcPr>
          <w:p w14:paraId="37CF33C9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Precipitation levels by location</w:t>
            </w:r>
          </w:p>
        </w:tc>
        <w:tc>
          <w:tcPr>
            <w:tcW w:w="0" w:type="auto"/>
            <w:hideMark/>
          </w:tcPr>
          <w:p w14:paraId="23026A35" w14:textId="77777777" w:rsidR="00E47449" w:rsidRPr="00375066" w:rsidRDefault="00E47449" w:rsidP="00BE143B">
            <w:pPr>
              <w:rPr>
                <w:lang w:val="en-IN"/>
              </w:rPr>
            </w:pPr>
            <w:del w:id="141" w:author="Suchisnita Nayak" w:date="2025-10-26T16:03:00Z" w16du:dateUtc="2025-10-26T10:33:00Z">
              <w:r w:rsidRPr="00375066" w:rsidDel="00794728">
                <w:rPr>
                  <w:lang w:val="en-IN"/>
                </w:rPr>
                <w:delText xml:space="preserve">IMD / </w:delText>
              </w:r>
            </w:del>
            <w:r w:rsidRPr="00375066">
              <w:rPr>
                <w:lang w:val="en-IN"/>
              </w:rPr>
              <w:t>ASDMA</w:t>
            </w:r>
          </w:p>
        </w:tc>
        <w:tc>
          <w:tcPr>
            <w:tcW w:w="0" w:type="auto"/>
            <w:hideMark/>
          </w:tcPr>
          <w:p w14:paraId="2EB131F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Daily / Hourly</w:t>
            </w:r>
          </w:p>
        </w:tc>
        <w:tc>
          <w:tcPr>
            <w:tcW w:w="0" w:type="auto"/>
            <w:hideMark/>
          </w:tcPr>
          <w:p w14:paraId="5ED6D234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Flood prediction and route closures</w:t>
            </w:r>
          </w:p>
        </w:tc>
      </w:tr>
      <w:tr w:rsidR="00E47449" w:rsidRPr="00375066" w14:paraId="33D53C71" w14:textId="77777777" w:rsidTr="00281BF8">
        <w:tc>
          <w:tcPr>
            <w:tcW w:w="0" w:type="auto"/>
            <w:hideMark/>
          </w:tcPr>
          <w:p w14:paraId="44BD13AB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Flood Alerts / Early Warning</w:t>
            </w:r>
          </w:p>
        </w:tc>
        <w:tc>
          <w:tcPr>
            <w:tcW w:w="0" w:type="auto"/>
            <w:hideMark/>
          </w:tcPr>
          <w:p w14:paraId="24A85BDE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Flood risk zones, alerts</w:t>
            </w:r>
          </w:p>
        </w:tc>
        <w:tc>
          <w:tcPr>
            <w:tcW w:w="0" w:type="auto"/>
            <w:hideMark/>
          </w:tcPr>
          <w:p w14:paraId="69D917D5" w14:textId="55EAD462" w:rsidR="00E47449" w:rsidRPr="00375066" w:rsidRDefault="00D20435" w:rsidP="00BE143B">
            <w:pPr>
              <w:rPr>
                <w:lang w:val="en-IN"/>
              </w:rPr>
            </w:pPr>
            <w:ins w:id="142" w:author="Suchisnita Nayak" w:date="2025-10-27T10:33:00Z" w16du:dateUtc="2025-10-27T05:03:00Z">
              <w:r>
                <w:rPr>
                  <w:lang w:val="en-IN"/>
                </w:rPr>
                <w:t>NRSE</w:t>
              </w:r>
            </w:ins>
            <w:del w:id="143" w:author="Suchisnita Nayak" w:date="2025-10-26T16:04:00Z" w16du:dateUtc="2025-10-26T10:34:00Z">
              <w:r w:rsidR="00E47449" w:rsidRPr="00375066" w:rsidDel="00794728">
                <w:rPr>
                  <w:lang w:val="en-IN"/>
                </w:rPr>
                <w:delText xml:space="preserve">ASDMA / </w:delText>
              </w:r>
            </w:del>
            <w:r w:rsidR="00E47449" w:rsidRPr="00375066">
              <w:rPr>
                <w:lang w:val="en-IN"/>
              </w:rPr>
              <w:t>CWC</w:t>
            </w:r>
          </w:p>
        </w:tc>
        <w:tc>
          <w:tcPr>
            <w:tcW w:w="0" w:type="auto"/>
            <w:hideMark/>
          </w:tcPr>
          <w:p w14:paraId="48742B7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Event-driven</w:t>
            </w:r>
          </w:p>
        </w:tc>
        <w:tc>
          <w:tcPr>
            <w:tcW w:w="0" w:type="auto"/>
            <w:hideMark/>
          </w:tcPr>
          <w:p w14:paraId="2BB4029E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Emergency warnings</w:t>
            </w:r>
          </w:p>
        </w:tc>
      </w:tr>
      <w:tr w:rsidR="00E47449" w:rsidRPr="00375066" w14:paraId="3C28ED51" w14:textId="77777777" w:rsidTr="00281BF8">
        <w:tc>
          <w:tcPr>
            <w:tcW w:w="0" w:type="auto"/>
            <w:hideMark/>
          </w:tcPr>
          <w:p w14:paraId="167C9B1D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Visibility / Fog Data</w:t>
            </w:r>
          </w:p>
        </w:tc>
        <w:tc>
          <w:tcPr>
            <w:tcW w:w="0" w:type="auto"/>
            <w:hideMark/>
          </w:tcPr>
          <w:p w14:paraId="455755C4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Fog density and visibility levels</w:t>
            </w:r>
          </w:p>
        </w:tc>
        <w:tc>
          <w:tcPr>
            <w:tcW w:w="0" w:type="auto"/>
            <w:hideMark/>
          </w:tcPr>
          <w:p w14:paraId="42821CD1" w14:textId="77777777" w:rsidR="00E47449" w:rsidRPr="00375066" w:rsidRDefault="00E47449" w:rsidP="00BE143B">
            <w:pPr>
              <w:rPr>
                <w:lang w:val="en-IN"/>
              </w:rPr>
            </w:pPr>
            <w:del w:id="144" w:author="Suchisnita Nayak" w:date="2025-10-26T16:04:00Z" w16du:dateUtc="2025-10-26T10:34:00Z">
              <w:r w:rsidRPr="00375066" w:rsidDel="00794728">
                <w:rPr>
                  <w:lang w:val="en-IN"/>
                </w:rPr>
                <w:delText xml:space="preserve">IMD / </w:delText>
              </w:r>
            </w:del>
            <w:r w:rsidRPr="00375066">
              <w:rPr>
                <w:lang w:val="en-IN"/>
              </w:rPr>
              <w:t>Sensors</w:t>
            </w:r>
          </w:p>
        </w:tc>
        <w:tc>
          <w:tcPr>
            <w:tcW w:w="0" w:type="auto"/>
            <w:hideMark/>
          </w:tcPr>
          <w:p w14:paraId="149844E3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Hourly / Real-time</w:t>
            </w:r>
          </w:p>
        </w:tc>
        <w:tc>
          <w:tcPr>
            <w:tcW w:w="0" w:type="auto"/>
            <w:hideMark/>
          </w:tcPr>
          <w:p w14:paraId="30976C7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Navigation safety advisories</w:t>
            </w:r>
          </w:p>
        </w:tc>
      </w:tr>
      <w:tr w:rsidR="00E47449" w:rsidRPr="00375066" w14:paraId="0C28D54B" w14:textId="77777777" w:rsidTr="00281BF8">
        <w:tc>
          <w:tcPr>
            <w:tcW w:w="0" w:type="auto"/>
            <w:hideMark/>
          </w:tcPr>
          <w:p w14:paraId="09251F56" w14:textId="77777777" w:rsidR="00E47449" w:rsidRPr="00281BF8" w:rsidRDefault="00E47449" w:rsidP="00BE143B">
            <w:pPr>
              <w:rPr>
                <w:lang w:val="en-IN"/>
              </w:rPr>
            </w:pPr>
            <w:r w:rsidRPr="00281BF8">
              <w:rPr>
                <w:lang w:val="en-IN"/>
              </w:rPr>
              <w:t>Water Temperature &amp; Turbidity</w:t>
            </w:r>
          </w:p>
        </w:tc>
        <w:tc>
          <w:tcPr>
            <w:tcW w:w="0" w:type="auto"/>
            <w:hideMark/>
          </w:tcPr>
          <w:p w14:paraId="702FD0B9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Measured at sensors or survey stations</w:t>
            </w:r>
          </w:p>
        </w:tc>
        <w:tc>
          <w:tcPr>
            <w:tcW w:w="0" w:type="auto"/>
            <w:hideMark/>
          </w:tcPr>
          <w:p w14:paraId="7567490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WRD / IWAI</w:t>
            </w:r>
          </w:p>
        </w:tc>
        <w:tc>
          <w:tcPr>
            <w:tcW w:w="0" w:type="auto"/>
            <w:hideMark/>
          </w:tcPr>
          <w:p w14:paraId="1669B39E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Daily / Weekly</w:t>
            </w:r>
          </w:p>
        </w:tc>
        <w:tc>
          <w:tcPr>
            <w:tcW w:w="0" w:type="auto"/>
            <w:hideMark/>
          </w:tcPr>
          <w:p w14:paraId="701C63A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Environmental assessment</w:t>
            </w:r>
          </w:p>
        </w:tc>
      </w:tr>
    </w:tbl>
    <w:p w14:paraId="158B5206" w14:textId="6A0B0F1C" w:rsidR="00E47449" w:rsidRPr="00375066" w:rsidRDefault="00E47449" w:rsidP="00E47449">
      <w:pPr>
        <w:rPr>
          <w:lang w:val="en-IN"/>
        </w:rPr>
      </w:pPr>
    </w:p>
    <w:p w14:paraId="1CD6775D" w14:textId="5B33B747" w:rsidR="00E47449" w:rsidRDefault="00E47449" w:rsidP="00E47449">
      <w:pPr>
        <w:rPr>
          <w:b/>
          <w:bCs/>
          <w:lang w:val="en-IN"/>
        </w:rPr>
      </w:pPr>
    </w:p>
    <w:p w14:paraId="2029AF08" w14:textId="77777777" w:rsidR="00953765" w:rsidRPr="00375066" w:rsidRDefault="00953765" w:rsidP="00E47449">
      <w:pPr>
        <w:rPr>
          <w:b/>
          <w:bCs/>
          <w:lang w:val="en-IN"/>
        </w:rPr>
      </w:pPr>
    </w:p>
    <w:p w14:paraId="188CF3B9" w14:textId="454F89BA" w:rsidR="00E47449" w:rsidRPr="00375066" w:rsidRDefault="00E47449" w:rsidP="00E47449">
      <w:pPr>
        <w:rPr>
          <w:lang w:val="en-IN"/>
        </w:rPr>
      </w:pPr>
    </w:p>
    <w:p w14:paraId="726EBDA5" w14:textId="770EDBA7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Emergency, Safety &amp; Incident Data</w:t>
      </w:r>
    </w:p>
    <w:p w14:paraId="25B61588" w14:textId="77777777" w:rsidR="00953765" w:rsidRPr="00375066" w:rsidRDefault="00953765" w:rsidP="00E47449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2351"/>
        <w:gridCol w:w="1404"/>
        <w:gridCol w:w="1498"/>
        <w:gridCol w:w="1895"/>
      </w:tblGrid>
      <w:tr w:rsidR="00E47449" w:rsidRPr="00375066" w14:paraId="10F47040" w14:textId="77777777" w:rsidTr="00953765">
        <w:tc>
          <w:tcPr>
            <w:tcW w:w="0" w:type="auto"/>
            <w:hideMark/>
          </w:tcPr>
          <w:p w14:paraId="1D6E610C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Dataset Name</w:t>
            </w:r>
          </w:p>
        </w:tc>
        <w:tc>
          <w:tcPr>
            <w:tcW w:w="0" w:type="auto"/>
            <w:hideMark/>
          </w:tcPr>
          <w:p w14:paraId="2E8DD7D0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129D00DC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Source Agency</w:t>
            </w:r>
          </w:p>
        </w:tc>
        <w:tc>
          <w:tcPr>
            <w:tcW w:w="0" w:type="auto"/>
            <w:hideMark/>
          </w:tcPr>
          <w:p w14:paraId="2C36B78A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Update Frequency</w:t>
            </w:r>
          </w:p>
        </w:tc>
        <w:tc>
          <w:tcPr>
            <w:tcW w:w="0" w:type="auto"/>
            <w:hideMark/>
          </w:tcPr>
          <w:p w14:paraId="4A2BE4C7" w14:textId="00977271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Usage in RIS</w:t>
            </w:r>
            <w:ins w:id="145" w:author="Suchisnita Nayak" w:date="2025-10-27T13:40:00Z" w16du:dateUtc="2025-10-27T08:10:00Z">
              <w:r w:rsidR="00165F24">
                <w:rPr>
                  <w:b/>
                  <w:bCs/>
                  <w:lang w:val="en-IN"/>
                </w:rPr>
                <w:t>/VTS</w:t>
              </w:r>
            </w:ins>
          </w:p>
        </w:tc>
      </w:tr>
      <w:tr w:rsidR="00E47449" w:rsidRPr="00375066" w14:paraId="384A0AD2" w14:textId="77777777" w:rsidTr="00953765">
        <w:tc>
          <w:tcPr>
            <w:tcW w:w="0" w:type="auto"/>
            <w:hideMark/>
          </w:tcPr>
          <w:p w14:paraId="0C830572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SOS / Distress Alerts</w:t>
            </w:r>
          </w:p>
        </w:tc>
        <w:tc>
          <w:tcPr>
            <w:tcW w:w="0" w:type="auto"/>
            <w:hideMark/>
          </w:tcPr>
          <w:p w14:paraId="197490C0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Real-time emergency alerts from vessels</w:t>
            </w:r>
          </w:p>
        </w:tc>
        <w:tc>
          <w:tcPr>
            <w:tcW w:w="0" w:type="auto"/>
            <w:hideMark/>
          </w:tcPr>
          <w:p w14:paraId="27E1E14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OBUs / ICCC</w:t>
            </w:r>
          </w:p>
        </w:tc>
        <w:tc>
          <w:tcPr>
            <w:tcW w:w="0" w:type="auto"/>
            <w:hideMark/>
          </w:tcPr>
          <w:p w14:paraId="1F8C3E3B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Event-driven</w:t>
            </w:r>
          </w:p>
        </w:tc>
        <w:tc>
          <w:tcPr>
            <w:tcW w:w="0" w:type="auto"/>
            <w:hideMark/>
          </w:tcPr>
          <w:p w14:paraId="184E3AFA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Rescue coordination</w:t>
            </w:r>
          </w:p>
          <w:p w14:paraId="623C2450" w14:textId="77777777" w:rsidR="00953765" w:rsidRPr="00375066" w:rsidRDefault="00953765" w:rsidP="00BE143B">
            <w:pPr>
              <w:rPr>
                <w:lang w:val="en-IN"/>
              </w:rPr>
            </w:pPr>
          </w:p>
        </w:tc>
      </w:tr>
      <w:tr w:rsidR="00E47449" w:rsidRPr="00375066" w14:paraId="28716A9B" w14:textId="77777777" w:rsidTr="00953765">
        <w:tc>
          <w:tcPr>
            <w:tcW w:w="0" w:type="auto"/>
            <w:hideMark/>
          </w:tcPr>
          <w:p w14:paraId="0B8DFA80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SAR Team Deployment Data</w:t>
            </w:r>
          </w:p>
        </w:tc>
        <w:tc>
          <w:tcPr>
            <w:tcW w:w="0" w:type="auto"/>
            <w:hideMark/>
          </w:tcPr>
          <w:p w14:paraId="08F30850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Locations of emergency response teams, boats, equipment</w:t>
            </w:r>
          </w:p>
          <w:p w14:paraId="60CFBCAA" w14:textId="77777777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1C85C07E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ASDMA / AIWTDS</w:t>
            </w:r>
          </w:p>
        </w:tc>
        <w:tc>
          <w:tcPr>
            <w:tcW w:w="0" w:type="auto"/>
            <w:hideMark/>
          </w:tcPr>
          <w:p w14:paraId="5236697B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Real-time / Daily</w:t>
            </w:r>
          </w:p>
        </w:tc>
        <w:tc>
          <w:tcPr>
            <w:tcW w:w="0" w:type="auto"/>
            <w:hideMark/>
          </w:tcPr>
          <w:p w14:paraId="0C85AD5E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Rescue management</w:t>
            </w:r>
          </w:p>
          <w:p w14:paraId="0C796702" w14:textId="77777777" w:rsidR="00953765" w:rsidRPr="00375066" w:rsidRDefault="00953765" w:rsidP="00BE143B">
            <w:pPr>
              <w:rPr>
                <w:lang w:val="en-IN"/>
              </w:rPr>
            </w:pPr>
          </w:p>
        </w:tc>
      </w:tr>
      <w:tr w:rsidR="00E47449" w:rsidRPr="00375066" w14:paraId="0F619F09" w14:textId="77777777" w:rsidTr="00953765">
        <w:tc>
          <w:tcPr>
            <w:tcW w:w="0" w:type="auto"/>
            <w:hideMark/>
          </w:tcPr>
          <w:p w14:paraId="22137C99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Incident Reports</w:t>
            </w:r>
          </w:p>
        </w:tc>
        <w:tc>
          <w:tcPr>
            <w:tcW w:w="0" w:type="auto"/>
            <w:hideMark/>
          </w:tcPr>
          <w:p w14:paraId="0BD296B3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Logs of past accidents, causes, response details</w:t>
            </w:r>
          </w:p>
          <w:p w14:paraId="609FCD93" w14:textId="77777777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6D9E71FE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AIWTDS / ASDMA</w:t>
            </w:r>
          </w:p>
        </w:tc>
        <w:tc>
          <w:tcPr>
            <w:tcW w:w="0" w:type="auto"/>
            <w:hideMark/>
          </w:tcPr>
          <w:p w14:paraId="72880532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On occurrence</w:t>
            </w:r>
          </w:p>
        </w:tc>
        <w:tc>
          <w:tcPr>
            <w:tcW w:w="0" w:type="auto"/>
            <w:hideMark/>
          </w:tcPr>
          <w:p w14:paraId="673C4CF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Risk analysis, pattern recognition</w:t>
            </w:r>
          </w:p>
        </w:tc>
      </w:tr>
      <w:tr w:rsidR="00E47449" w:rsidRPr="00375066" w14:paraId="447FD4BB" w14:textId="77777777" w:rsidTr="00953765">
        <w:tc>
          <w:tcPr>
            <w:tcW w:w="0" w:type="auto"/>
            <w:hideMark/>
          </w:tcPr>
          <w:p w14:paraId="0449F9F3" w14:textId="77777777" w:rsidR="00E47449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Fire / Collision / Obstruction Reports</w:t>
            </w:r>
          </w:p>
          <w:p w14:paraId="2F1EE70D" w14:textId="77777777" w:rsidR="00953765" w:rsidRPr="00953765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F929BD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Field data on navigational hazards</w:t>
            </w:r>
          </w:p>
        </w:tc>
        <w:tc>
          <w:tcPr>
            <w:tcW w:w="0" w:type="auto"/>
            <w:hideMark/>
          </w:tcPr>
          <w:p w14:paraId="467150D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Field Teams / Mobile App</w:t>
            </w:r>
          </w:p>
        </w:tc>
        <w:tc>
          <w:tcPr>
            <w:tcW w:w="0" w:type="auto"/>
            <w:hideMark/>
          </w:tcPr>
          <w:p w14:paraId="0436F16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Event-driven</w:t>
            </w:r>
          </w:p>
        </w:tc>
        <w:tc>
          <w:tcPr>
            <w:tcW w:w="0" w:type="auto"/>
            <w:hideMark/>
          </w:tcPr>
          <w:p w14:paraId="4AD76664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Real-time alerts</w:t>
            </w:r>
          </w:p>
        </w:tc>
      </w:tr>
      <w:tr w:rsidR="00E47449" w:rsidRPr="00375066" w14:paraId="0CA407D6" w14:textId="77777777" w:rsidTr="00953765">
        <w:tc>
          <w:tcPr>
            <w:tcW w:w="0" w:type="auto"/>
            <w:hideMark/>
          </w:tcPr>
          <w:p w14:paraId="07C00D38" w14:textId="77777777" w:rsidR="00E47449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Emergency Contact Database</w:t>
            </w:r>
          </w:p>
          <w:p w14:paraId="7710F1EE" w14:textId="77777777" w:rsidR="00953765" w:rsidRPr="00953765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601E3C2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Contact info of local rescue and health authorities</w:t>
            </w:r>
          </w:p>
        </w:tc>
        <w:tc>
          <w:tcPr>
            <w:tcW w:w="0" w:type="auto"/>
            <w:hideMark/>
          </w:tcPr>
          <w:p w14:paraId="02F6BEC0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AIWTDS / ASDMA</w:t>
            </w:r>
          </w:p>
        </w:tc>
        <w:tc>
          <w:tcPr>
            <w:tcW w:w="0" w:type="auto"/>
            <w:hideMark/>
          </w:tcPr>
          <w:p w14:paraId="4F0074A9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Annual / On change</w:t>
            </w:r>
          </w:p>
        </w:tc>
        <w:tc>
          <w:tcPr>
            <w:tcW w:w="0" w:type="auto"/>
            <w:hideMark/>
          </w:tcPr>
          <w:p w14:paraId="5F8857FA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Coordination readiness</w:t>
            </w:r>
          </w:p>
        </w:tc>
      </w:tr>
    </w:tbl>
    <w:p w14:paraId="0BCD5371" w14:textId="6DC7E400" w:rsidR="00E47449" w:rsidRPr="00375066" w:rsidRDefault="00E47449" w:rsidP="00E47449">
      <w:pPr>
        <w:rPr>
          <w:lang w:val="en-IN"/>
        </w:rPr>
      </w:pPr>
    </w:p>
    <w:p w14:paraId="5F06E074" w14:textId="57A4535A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Regulatory, Operational &amp; Administrative Data</w:t>
      </w:r>
    </w:p>
    <w:p w14:paraId="55FEF611" w14:textId="77777777" w:rsidR="00953765" w:rsidRPr="00375066" w:rsidRDefault="00953765" w:rsidP="00E47449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2060"/>
        <w:gridCol w:w="1530"/>
        <w:gridCol w:w="1514"/>
        <w:gridCol w:w="1974"/>
      </w:tblGrid>
      <w:tr w:rsidR="00E47449" w:rsidRPr="00375066" w14:paraId="5D2B15B1" w14:textId="77777777" w:rsidTr="00953765">
        <w:tc>
          <w:tcPr>
            <w:tcW w:w="0" w:type="auto"/>
            <w:hideMark/>
          </w:tcPr>
          <w:p w14:paraId="25DDAA25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lastRenderedPageBreak/>
              <w:t>Dataset Name</w:t>
            </w:r>
          </w:p>
        </w:tc>
        <w:tc>
          <w:tcPr>
            <w:tcW w:w="0" w:type="auto"/>
            <w:hideMark/>
          </w:tcPr>
          <w:p w14:paraId="43D5056A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5E3D8148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Source Agency</w:t>
            </w:r>
          </w:p>
        </w:tc>
        <w:tc>
          <w:tcPr>
            <w:tcW w:w="0" w:type="auto"/>
            <w:hideMark/>
          </w:tcPr>
          <w:p w14:paraId="789595D2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Update Frequency</w:t>
            </w:r>
          </w:p>
        </w:tc>
        <w:tc>
          <w:tcPr>
            <w:tcW w:w="0" w:type="auto"/>
            <w:hideMark/>
          </w:tcPr>
          <w:p w14:paraId="1DA1A45C" w14:textId="64EB728C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Usage in RIS</w:t>
            </w:r>
            <w:ins w:id="146" w:author="Suchisnita Nayak" w:date="2025-10-27T13:40:00Z" w16du:dateUtc="2025-10-27T08:10:00Z">
              <w:r w:rsidR="00165F24">
                <w:rPr>
                  <w:b/>
                  <w:bCs/>
                  <w:lang w:val="en-IN"/>
                </w:rPr>
                <w:t>/VTS</w:t>
              </w:r>
            </w:ins>
          </w:p>
        </w:tc>
      </w:tr>
      <w:tr w:rsidR="00E47449" w:rsidRPr="00375066" w14:paraId="17709898" w14:textId="77777777" w:rsidTr="00953765">
        <w:tc>
          <w:tcPr>
            <w:tcW w:w="0" w:type="auto"/>
            <w:hideMark/>
          </w:tcPr>
          <w:p w14:paraId="58EC10F3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License &amp; Certification Data</w:t>
            </w:r>
          </w:p>
        </w:tc>
        <w:tc>
          <w:tcPr>
            <w:tcW w:w="0" w:type="auto"/>
            <w:hideMark/>
          </w:tcPr>
          <w:p w14:paraId="7353187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Vessel, pilot, and operator licenses</w:t>
            </w:r>
          </w:p>
        </w:tc>
        <w:tc>
          <w:tcPr>
            <w:tcW w:w="0" w:type="auto"/>
            <w:hideMark/>
          </w:tcPr>
          <w:p w14:paraId="55DE4D12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Transport Dept. / AIWTDS</w:t>
            </w:r>
          </w:p>
        </w:tc>
        <w:tc>
          <w:tcPr>
            <w:tcW w:w="0" w:type="auto"/>
            <w:hideMark/>
          </w:tcPr>
          <w:p w14:paraId="4C3F7C1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Annual</w:t>
            </w:r>
          </w:p>
        </w:tc>
        <w:tc>
          <w:tcPr>
            <w:tcW w:w="0" w:type="auto"/>
            <w:hideMark/>
          </w:tcPr>
          <w:p w14:paraId="3A883BF2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Compliance verification</w:t>
            </w:r>
          </w:p>
        </w:tc>
      </w:tr>
      <w:tr w:rsidR="00E47449" w:rsidRPr="00375066" w14:paraId="4B412F7F" w14:textId="77777777" w:rsidTr="00953765">
        <w:tc>
          <w:tcPr>
            <w:tcW w:w="0" w:type="auto"/>
            <w:hideMark/>
          </w:tcPr>
          <w:p w14:paraId="04E41021" w14:textId="77777777" w:rsidR="00E47449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Operational Permissions / Routes</w:t>
            </w:r>
          </w:p>
          <w:p w14:paraId="559AC55A" w14:textId="77777777" w:rsidR="00953765" w:rsidRPr="00953765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D91E823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Approved ferry routes and schedules</w:t>
            </w:r>
          </w:p>
        </w:tc>
        <w:tc>
          <w:tcPr>
            <w:tcW w:w="0" w:type="auto"/>
            <w:hideMark/>
          </w:tcPr>
          <w:p w14:paraId="5183436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AIWTDS</w:t>
            </w:r>
          </w:p>
        </w:tc>
        <w:tc>
          <w:tcPr>
            <w:tcW w:w="0" w:type="auto"/>
            <w:hideMark/>
          </w:tcPr>
          <w:p w14:paraId="33BDCB91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Static / Periodic</w:t>
            </w:r>
          </w:p>
        </w:tc>
        <w:tc>
          <w:tcPr>
            <w:tcW w:w="0" w:type="auto"/>
            <w:hideMark/>
          </w:tcPr>
          <w:p w14:paraId="13374AE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Route validation</w:t>
            </w:r>
          </w:p>
        </w:tc>
      </w:tr>
      <w:tr w:rsidR="00E47449" w:rsidRPr="00375066" w14:paraId="141753CA" w14:textId="77777777" w:rsidTr="00953765">
        <w:tc>
          <w:tcPr>
            <w:tcW w:w="0" w:type="auto"/>
            <w:hideMark/>
          </w:tcPr>
          <w:p w14:paraId="45766FB1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Inspection &amp; Maintenance Logs</w:t>
            </w:r>
          </w:p>
        </w:tc>
        <w:tc>
          <w:tcPr>
            <w:tcW w:w="0" w:type="auto"/>
            <w:hideMark/>
          </w:tcPr>
          <w:p w14:paraId="6BA7A174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Vessel inspection records</w:t>
            </w:r>
          </w:p>
        </w:tc>
        <w:tc>
          <w:tcPr>
            <w:tcW w:w="0" w:type="auto"/>
            <w:hideMark/>
          </w:tcPr>
          <w:p w14:paraId="18E9DC4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SNI / AIWTDS</w:t>
            </w:r>
          </w:p>
        </w:tc>
        <w:tc>
          <w:tcPr>
            <w:tcW w:w="0" w:type="auto"/>
            <w:hideMark/>
          </w:tcPr>
          <w:p w14:paraId="5EB42A1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Periodic</w:t>
            </w:r>
          </w:p>
        </w:tc>
        <w:tc>
          <w:tcPr>
            <w:tcW w:w="0" w:type="auto"/>
            <w:hideMark/>
          </w:tcPr>
          <w:p w14:paraId="40BFAB31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Compliance monitoring</w:t>
            </w:r>
          </w:p>
        </w:tc>
      </w:tr>
      <w:tr w:rsidR="00E47449" w:rsidRPr="00375066" w14:paraId="5A3AAEBF" w14:textId="77777777" w:rsidTr="00953765">
        <w:tc>
          <w:tcPr>
            <w:tcW w:w="0" w:type="auto"/>
            <w:hideMark/>
          </w:tcPr>
          <w:p w14:paraId="5DF62FD1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Survey Reports</w:t>
            </w:r>
          </w:p>
        </w:tc>
        <w:tc>
          <w:tcPr>
            <w:tcW w:w="0" w:type="auto"/>
            <w:hideMark/>
          </w:tcPr>
          <w:p w14:paraId="2ECAE98F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Digital copies of vessel and river surveys</w:t>
            </w:r>
          </w:p>
          <w:p w14:paraId="4895510C" w14:textId="77777777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23531752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SNI</w:t>
            </w:r>
          </w:p>
        </w:tc>
        <w:tc>
          <w:tcPr>
            <w:tcW w:w="0" w:type="auto"/>
            <w:hideMark/>
          </w:tcPr>
          <w:p w14:paraId="45B27616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As available</w:t>
            </w:r>
          </w:p>
        </w:tc>
        <w:tc>
          <w:tcPr>
            <w:tcW w:w="0" w:type="auto"/>
            <w:hideMark/>
          </w:tcPr>
          <w:p w14:paraId="6A6906E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Reference for analytics and integration</w:t>
            </w:r>
          </w:p>
        </w:tc>
      </w:tr>
    </w:tbl>
    <w:p w14:paraId="4618D0B9" w14:textId="77777777" w:rsidR="00953765" w:rsidRDefault="00953765" w:rsidP="00E47449">
      <w:pPr>
        <w:rPr>
          <w:b/>
          <w:bCs/>
          <w:lang w:val="en-IN"/>
        </w:rPr>
      </w:pPr>
    </w:p>
    <w:p w14:paraId="21008F13" w14:textId="74C86007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System-Generated &amp; Analytical Datasets</w:t>
      </w:r>
    </w:p>
    <w:p w14:paraId="08D49E9B" w14:textId="77777777" w:rsidR="00953765" w:rsidRPr="00375066" w:rsidRDefault="00953765" w:rsidP="00E47449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2685"/>
        <w:gridCol w:w="2102"/>
        <w:gridCol w:w="2223"/>
      </w:tblGrid>
      <w:tr w:rsidR="00E47449" w:rsidRPr="00375066" w14:paraId="7C3FB317" w14:textId="77777777" w:rsidTr="00953765">
        <w:tc>
          <w:tcPr>
            <w:tcW w:w="0" w:type="auto"/>
            <w:hideMark/>
          </w:tcPr>
          <w:p w14:paraId="2D7DA0B9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Dataset Name</w:t>
            </w:r>
          </w:p>
        </w:tc>
        <w:tc>
          <w:tcPr>
            <w:tcW w:w="0" w:type="auto"/>
            <w:hideMark/>
          </w:tcPr>
          <w:p w14:paraId="478BA45C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532D3E61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Generated By</w:t>
            </w:r>
          </w:p>
        </w:tc>
        <w:tc>
          <w:tcPr>
            <w:tcW w:w="0" w:type="auto"/>
            <w:hideMark/>
          </w:tcPr>
          <w:p w14:paraId="09BEEABB" w14:textId="2963854D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Usage in RIS</w:t>
            </w:r>
            <w:ins w:id="147" w:author="Suchisnita Nayak" w:date="2025-10-27T13:40:00Z" w16du:dateUtc="2025-10-27T08:10:00Z">
              <w:r w:rsidR="00165F24">
                <w:rPr>
                  <w:b/>
                  <w:bCs/>
                  <w:lang w:val="en-IN"/>
                </w:rPr>
                <w:t>/VTS</w:t>
              </w:r>
            </w:ins>
          </w:p>
        </w:tc>
      </w:tr>
      <w:tr w:rsidR="00E47449" w:rsidRPr="00375066" w14:paraId="39DC6590" w14:textId="77777777" w:rsidTr="00953765">
        <w:tc>
          <w:tcPr>
            <w:tcW w:w="0" w:type="auto"/>
            <w:hideMark/>
          </w:tcPr>
          <w:p w14:paraId="4A3950E8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Alert Statistics</w:t>
            </w:r>
          </w:p>
        </w:tc>
        <w:tc>
          <w:tcPr>
            <w:tcW w:w="0" w:type="auto"/>
            <w:hideMark/>
          </w:tcPr>
          <w:p w14:paraId="75943B93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Frequency and types of alerts</w:t>
            </w:r>
          </w:p>
          <w:p w14:paraId="13E1B252" w14:textId="77777777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5482A5B1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ICCC</w:t>
            </w:r>
          </w:p>
        </w:tc>
        <w:tc>
          <w:tcPr>
            <w:tcW w:w="0" w:type="auto"/>
            <w:hideMark/>
          </w:tcPr>
          <w:p w14:paraId="331B501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Trend analysis</w:t>
            </w:r>
          </w:p>
        </w:tc>
      </w:tr>
      <w:tr w:rsidR="00E47449" w:rsidRPr="00375066" w14:paraId="77FCB298" w14:textId="77777777" w:rsidTr="00953765">
        <w:tc>
          <w:tcPr>
            <w:tcW w:w="0" w:type="auto"/>
            <w:hideMark/>
          </w:tcPr>
          <w:p w14:paraId="6C04B63A" w14:textId="77777777" w:rsidR="00E47449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Device Health Logs</w:t>
            </w:r>
          </w:p>
          <w:p w14:paraId="57310BAB" w14:textId="77777777" w:rsidR="00953765" w:rsidRPr="00953765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0F998E7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Hardware connectivity and uptime</w:t>
            </w:r>
          </w:p>
        </w:tc>
        <w:tc>
          <w:tcPr>
            <w:tcW w:w="0" w:type="auto"/>
            <w:hideMark/>
          </w:tcPr>
          <w:p w14:paraId="10FB41ED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ICCC Monitoring System</w:t>
            </w:r>
          </w:p>
        </w:tc>
        <w:tc>
          <w:tcPr>
            <w:tcW w:w="0" w:type="auto"/>
            <w:hideMark/>
          </w:tcPr>
          <w:p w14:paraId="121CDAA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Maintenance planning</w:t>
            </w:r>
          </w:p>
        </w:tc>
      </w:tr>
      <w:tr w:rsidR="00E47449" w:rsidRPr="00375066" w14:paraId="69E3A784" w14:textId="77777777" w:rsidTr="00953765">
        <w:tc>
          <w:tcPr>
            <w:tcW w:w="0" w:type="auto"/>
            <w:hideMark/>
          </w:tcPr>
          <w:p w14:paraId="345C7C70" w14:textId="77777777" w:rsidR="00E47449" w:rsidRPr="00953765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User Activity Logs</w:t>
            </w:r>
          </w:p>
        </w:tc>
        <w:tc>
          <w:tcPr>
            <w:tcW w:w="0" w:type="auto"/>
            <w:hideMark/>
          </w:tcPr>
          <w:p w14:paraId="3E35A36A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Operator usage, login details</w:t>
            </w:r>
          </w:p>
          <w:p w14:paraId="5B1E9B0B" w14:textId="77777777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02EE45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ICCC</w:t>
            </w:r>
          </w:p>
        </w:tc>
        <w:tc>
          <w:tcPr>
            <w:tcW w:w="0" w:type="auto"/>
            <w:hideMark/>
          </w:tcPr>
          <w:p w14:paraId="61FAB44C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Audit trail</w:t>
            </w:r>
          </w:p>
        </w:tc>
      </w:tr>
      <w:tr w:rsidR="00E47449" w:rsidRPr="00375066" w14:paraId="672E0BE4" w14:textId="77777777" w:rsidTr="00953765">
        <w:tc>
          <w:tcPr>
            <w:tcW w:w="0" w:type="auto"/>
            <w:hideMark/>
          </w:tcPr>
          <w:p w14:paraId="48BAF9EC" w14:textId="77777777" w:rsidR="00E47449" w:rsidRDefault="00E47449" w:rsidP="00BE143B">
            <w:pPr>
              <w:rPr>
                <w:lang w:val="en-IN"/>
              </w:rPr>
            </w:pPr>
            <w:r w:rsidRPr="00953765">
              <w:rPr>
                <w:lang w:val="en-IN"/>
              </w:rPr>
              <w:t>Historical Playback Data</w:t>
            </w:r>
          </w:p>
          <w:p w14:paraId="5D9E5FF9" w14:textId="77777777" w:rsidR="00953765" w:rsidRPr="00953765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1FD4B850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Vessel movement replay</w:t>
            </w:r>
          </w:p>
        </w:tc>
        <w:tc>
          <w:tcPr>
            <w:tcW w:w="0" w:type="auto"/>
            <w:hideMark/>
          </w:tcPr>
          <w:p w14:paraId="3EAF9B45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Database Engine</w:t>
            </w:r>
          </w:p>
        </w:tc>
        <w:tc>
          <w:tcPr>
            <w:tcW w:w="0" w:type="auto"/>
            <w:hideMark/>
          </w:tcPr>
          <w:p w14:paraId="71E4877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Training and investigation</w:t>
            </w:r>
          </w:p>
        </w:tc>
      </w:tr>
    </w:tbl>
    <w:p w14:paraId="6C8B090F" w14:textId="4812BEEE" w:rsidR="00E47449" w:rsidRPr="00375066" w:rsidRDefault="00E47449" w:rsidP="00E47449">
      <w:pPr>
        <w:rPr>
          <w:lang w:val="en-IN"/>
        </w:rPr>
      </w:pPr>
    </w:p>
    <w:p w14:paraId="2CE77F7C" w14:textId="1E8F3427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Data Formats and Standards</w:t>
      </w:r>
    </w:p>
    <w:p w14:paraId="3629B52C" w14:textId="77777777" w:rsidR="00953765" w:rsidRDefault="00953765" w:rsidP="00E47449">
      <w:pPr>
        <w:rPr>
          <w:b/>
          <w:bCs/>
          <w:lang w:val="en-IN"/>
        </w:rPr>
      </w:pPr>
    </w:p>
    <w:p w14:paraId="313D107F" w14:textId="77777777" w:rsidR="00953765" w:rsidRPr="00375066" w:rsidRDefault="00953765" w:rsidP="00E47449">
      <w:pPr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4307"/>
        <w:gridCol w:w="2962"/>
      </w:tblGrid>
      <w:tr w:rsidR="00C23D8D" w:rsidRPr="00375066" w14:paraId="3D555FFC" w14:textId="77777777" w:rsidTr="00953765">
        <w:tc>
          <w:tcPr>
            <w:tcW w:w="0" w:type="auto"/>
            <w:hideMark/>
          </w:tcPr>
          <w:p w14:paraId="4812756A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072F3449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Preferred Format / Protocol</w:t>
            </w:r>
          </w:p>
        </w:tc>
        <w:tc>
          <w:tcPr>
            <w:tcW w:w="0" w:type="auto"/>
            <w:hideMark/>
          </w:tcPr>
          <w:p w14:paraId="38F580A7" w14:textId="77777777" w:rsidR="00E47449" w:rsidRPr="00375066" w:rsidRDefault="00E47449" w:rsidP="00BE143B">
            <w:pPr>
              <w:rPr>
                <w:b/>
                <w:bCs/>
                <w:lang w:val="en-IN"/>
              </w:rPr>
            </w:pPr>
            <w:r w:rsidRPr="00375066">
              <w:rPr>
                <w:b/>
                <w:bCs/>
                <w:lang w:val="en-IN"/>
              </w:rPr>
              <w:t>Remarks</w:t>
            </w:r>
          </w:p>
        </w:tc>
      </w:tr>
      <w:tr w:rsidR="00C23D8D" w:rsidRPr="00375066" w14:paraId="5FB6833F" w14:textId="77777777" w:rsidTr="00953765">
        <w:tc>
          <w:tcPr>
            <w:tcW w:w="0" w:type="auto"/>
            <w:hideMark/>
          </w:tcPr>
          <w:p w14:paraId="0F500DCF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Real-time tracking</w:t>
            </w:r>
          </w:p>
        </w:tc>
        <w:tc>
          <w:tcPr>
            <w:tcW w:w="0" w:type="auto"/>
            <w:hideMark/>
          </w:tcPr>
          <w:p w14:paraId="0D2E67B7" w14:textId="5A35BB83" w:rsidR="00E47449" w:rsidRPr="00375066" w:rsidRDefault="00EF0A1F" w:rsidP="00BE143B">
            <w:pPr>
              <w:rPr>
                <w:lang w:val="en-IN"/>
              </w:rPr>
            </w:pPr>
            <w:ins w:id="148" w:author="Suchisnita Nayak" w:date="2025-10-24T17:11:00Z" w16du:dateUtc="2025-10-24T11:41:00Z">
              <w:r>
                <w:rPr>
                  <w:lang w:val="en-IN"/>
                </w:rPr>
                <w:t>GPS data with</w:t>
              </w:r>
            </w:ins>
            <w:ins w:id="149" w:author="Suchisnita Nayak" w:date="2025-10-24T17:12:00Z" w16du:dateUtc="2025-10-24T11:42:00Z">
              <w:r>
                <w:rPr>
                  <w:lang w:val="en-IN"/>
                </w:rPr>
                <w:t xml:space="preserve"> Latitude and Longitude</w:t>
              </w:r>
            </w:ins>
            <w:ins w:id="150" w:author="Suchisnita Nayak" w:date="2025-10-27T13:53:00Z" w16du:dateUtc="2025-10-27T08:23:00Z">
              <w:r w:rsidR="00851351">
                <w:rPr>
                  <w:lang w:val="en-IN"/>
                </w:rPr>
                <w:t xml:space="preserve"> in JSON format</w:t>
              </w:r>
            </w:ins>
            <w:del w:id="151" w:author="Suchisnita Nayak" w:date="2025-10-24T17:11:00Z" w16du:dateUtc="2025-10-24T11:41:00Z">
              <w:r w:rsidR="00953765" w:rsidDel="00EF0A1F">
                <w:rPr>
                  <w:lang w:val="en-IN"/>
                </w:rPr>
                <w:delText>??????????</w:delText>
              </w:r>
            </w:del>
          </w:p>
        </w:tc>
        <w:tc>
          <w:tcPr>
            <w:tcW w:w="0" w:type="auto"/>
            <w:hideMark/>
          </w:tcPr>
          <w:p w14:paraId="484D7CB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For vessel-to-ICCC communication</w:t>
            </w:r>
          </w:p>
        </w:tc>
      </w:tr>
      <w:tr w:rsidR="00C23D8D" w:rsidRPr="00375066" w14:paraId="2AD79D57" w14:textId="77777777" w:rsidTr="00953765">
        <w:tc>
          <w:tcPr>
            <w:tcW w:w="0" w:type="auto"/>
            <w:hideMark/>
          </w:tcPr>
          <w:p w14:paraId="77D5F102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Static datasets</w:t>
            </w:r>
          </w:p>
        </w:tc>
        <w:tc>
          <w:tcPr>
            <w:tcW w:w="0" w:type="auto"/>
            <w:hideMark/>
          </w:tcPr>
          <w:p w14:paraId="7F80403B" w14:textId="2B2984A2" w:rsidR="00E47449" w:rsidRDefault="00EF0A1F" w:rsidP="00BE143B">
            <w:pPr>
              <w:rPr>
                <w:lang w:val="en-IN"/>
              </w:rPr>
            </w:pPr>
            <w:ins w:id="152" w:author="Suchisnita Nayak" w:date="2025-10-24T17:12:00Z" w16du:dateUtc="2025-10-24T11:42:00Z">
              <w:r>
                <w:rPr>
                  <w:lang w:val="en-IN"/>
                </w:rPr>
                <w:t>Riverine data</w:t>
              </w:r>
            </w:ins>
            <w:ins w:id="153" w:author="Suchisnita Nayak" w:date="2025-10-24T17:13:00Z" w16du:dateUtc="2025-10-24T11:43:00Z">
              <w:r>
                <w:rPr>
                  <w:lang w:val="en-IN"/>
                </w:rPr>
                <w:t xml:space="preserve"> from IWT</w:t>
              </w:r>
            </w:ins>
            <w:ins w:id="154" w:author="Suchisnita Nayak" w:date="2025-10-27T15:09:00Z" w16du:dateUtc="2025-10-27T09:39:00Z">
              <w:r w:rsidR="00C23D8D">
                <w:rPr>
                  <w:lang w:val="en-IN"/>
                </w:rPr>
                <w:t xml:space="preserve"> on Digital Terrain with </w:t>
              </w:r>
            </w:ins>
            <w:r w:rsidR="006B5F93">
              <w:rPr>
                <w:lang w:val="en-IN"/>
              </w:rPr>
              <w:t>one- or two-dimensional</w:t>
            </w:r>
            <w:ins w:id="155" w:author="Suchisnita Nayak" w:date="2025-10-27T15:09:00Z" w16du:dateUtc="2025-10-27T09:39:00Z">
              <w:r w:rsidR="00C23D8D">
                <w:rPr>
                  <w:lang w:val="en-IN"/>
                </w:rPr>
                <w:t xml:space="preserve"> data</w:t>
              </w:r>
            </w:ins>
            <w:del w:id="156" w:author="Suchisnita Nayak" w:date="2025-10-24T17:12:00Z" w16du:dateUtc="2025-10-24T11:42:00Z">
              <w:r w:rsidR="00953765" w:rsidDel="00EF0A1F">
                <w:rPr>
                  <w:lang w:val="en-IN"/>
                </w:rPr>
                <w:delText>??????????</w:delText>
              </w:r>
            </w:del>
          </w:p>
          <w:p w14:paraId="658BD3DC" w14:textId="327464C9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04B7BC2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For maps and boundaries</w:t>
            </w:r>
          </w:p>
        </w:tc>
      </w:tr>
      <w:tr w:rsidR="00C23D8D" w:rsidRPr="00375066" w14:paraId="376E69CA" w14:textId="77777777" w:rsidTr="00953765">
        <w:tc>
          <w:tcPr>
            <w:tcW w:w="0" w:type="auto"/>
            <w:hideMark/>
          </w:tcPr>
          <w:p w14:paraId="2CBBE09B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Bathymetric data</w:t>
            </w:r>
          </w:p>
        </w:tc>
        <w:tc>
          <w:tcPr>
            <w:tcW w:w="0" w:type="auto"/>
            <w:hideMark/>
          </w:tcPr>
          <w:p w14:paraId="3B9D1234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XYZ, S-57 / S-101 standards</w:t>
            </w:r>
          </w:p>
          <w:p w14:paraId="3EA47785" w14:textId="77777777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468A01A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For electronic navigation charts</w:t>
            </w:r>
          </w:p>
        </w:tc>
      </w:tr>
      <w:tr w:rsidR="00C23D8D" w:rsidRPr="00375066" w14:paraId="2AA506E9" w14:textId="77777777" w:rsidTr="00953765">
        <w:tc>
          <w:tcPr>
            <w:tcW w:w="0" w:type="auto"/>
            <w:hideMark/>
          </w:tcPr>
          <w:p w14:paraId="21DD4978" w14:textId="4C259EAC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Weather </w:t>
            </w:r>
            <w:r w:rsidR="006B5F93" w:rsidRPr="00375066">
              <w:rPr>
                <w:lang w:val="en-IN"/>
              </w:rPr>
              <w:t xml:space="preserve">and </w:t>
            </w:r>
            <w:r w:rsidR="006B5F93">
              <w:rPr>
                <w:lang w:val="en-IN"/>
              </w:rPr>
              <w:t>early</w:t>
            </w:r>
            <w:ins w:id="157" w:author="Suchisnita Nayak" w:date="2025-10-27T15:10:00Z" w16du:dateUtc="2025-10-27T09:40:00Z">
              <w:r w:rsidR="00C23D8D">
                <w:rPr>
                  <w:lang w:val="en-IN"/>
                </w:rPr>
                <w:t xml:space="preserve"> </w:t>
              </w:r>
            </w:ins>
            <w:r w:rsidRPr="00375066">
              <w:rPr>
                <w:lang w:val="en-IN"/>
              </w:rPr>
              <w:t>alerts</w:t>
            </w:r>
          </w:p>
        </w:tc>
        <w:tc>
          <w:tcPr>
            <w:tcW w:w="0" w:type="auto"/>
            <w:hideMark/>
          </w:tcPr>
          <w:p w14:paraId="4CCC6401" w14:textId="4AC6BD37" w:rsidR="00E47449" w:rsidRDefault="006D19FA" w:rsidP="00BE143B">
            <w:pPr>
              <w:rPr>
                <w:lang w:val="en-IN"/>
              </w:rPr>
            </w:pPr>
            <w:ins w:id="158" w:author="Suchisnita Nayak" w:date="2025-10-24T17:14:00Z" w16du:dateUtc="2025-10-24T11:44:00Z">
              <w:r>
                <w:rPr>
                  <w:lang w:val="en-IN"/>
                </w:rPr>
                <w:t>API Integration in JSON</w:t>
              </w:r>
            </w:ins>
            <w:del w:id="159" w:author="Suchisnita Nayak" w:date="2025-10-24T17:13:00Z" w16du:dateUtc="2025-10-24T11:43:00Z">
              <w:r w:rsidR="00953765" w:rsidDel="006D19FA">
                <w:rPr>
                  <w:lang w:val="en-IN"/>
                </w:rPr>
                <w:delText>?????????????</w:delText>
              </w:r>
            </w:del>
          </w:p>
          <w:p w14:paraId="094A267B" w14:textId="77777777" w:rsidR="00953765" w:rsidRDefault="00953765" w:rsidP="00BE143B">
            <w:pPr>
              <w:rPr>
                <w:lang w:val="en-IN"/>
              </w:rPr>
            </w:pPr>
          </w:p>
          <w:p w14:paraId="41584754" w14:textId="13D0243E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72B526F9" w14:textId="258E45D4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 xml:space="preserve">For </w:t>
            </w:r>
            <w:ins w:id="160" w:author="Suchisnita Nayak" w:date="2025-10-27T15:10:00Z" w16du:dateUtc="2025-10-27T09:40:00Z">
              <w:r w:rsidR="00C23D8D">
                <w:rPr>
                  <w:lang w:val="en-IN"/>
                </w:rPr>
                <w:t>warning</w:t>
              </w:r>
            </w:ins>
            <w:ins w:id="161" w:author="Suchisnita Nayak" w:date="2025-10-27T15:11:00Z" w16du:dateUtc="2025-10-27T09:41:00Z">
              <w:r w:rsidR="00C23D8D">
                <w:rPr>
                  <w:lang w:val="en-IN"/>
                </w:rPr>
                <w:t xml:space="preserve"> </w:t>
              </w:r>
            </w:ins>
            <w:ins w:id="162" w:author="Suchisnita Nayak" w:date="2025-10-27T15:13:00Z" w16du:dateUtc="2025-10-27T09:43:00Z">
              <w:r w:rsidR="00C23D8D">
                <w:rPr>
                  <w:lang w:val="en-IN"/>
                </w:rPr>
                <w:t xml:space="preserve">to </w:t>
              </w:r>
            </w:ins>
            <w:ins w:id="163" w:author="Suchisnita Nayak" w:date="2025-10-27T15:11:00Z" w16du:dateUtc="2025-10-27T09:41:00Z">
              <w:r w:rsidR="00C23D8D">
                <w:rPr>
                  <w:lang w:val="en-IN"/>
                </w:rPr>
                <w:t>prevent</w:t>
              </w:r>
            </w:ins>
            <w:ins w:id="164" w:author="Suchisnita Nayak" w:date="2025-10-27T15:10:00Z" w16du:dateUtc="2025-10-27T09:40:00Z">
              <w:r w:rsidR="00C23D8D">
                <w:rPr>
                  <w:lang w:val="en-IN"/>
                </w:rPr>
                <w:t xml:space="preserve"> </w:t>
              </w:r>
            </w:ins>
            <w:r w:rsidRPr="00375066">
              <w:rPr>
                <w:lang w:val="en-IN"/>
              </w:rPr>
              <w:t>disaster</w:t>
            </w:r>
            <w:ins w:id="165" w:author="Suchisnita Nayak" w:date="2025-10-27T15:11:00Z" w16du:dateUtc="2025-10-27T09:41:00Z">
              <w:r w:rsidR="00C23D8D">
                <w:rPr>
                  <w:lang w:val="en-IN"/>
                </w:rPr>
                <w:t xml:space="preserve"> with help of API</w:t>
              </w:r>
            </w:ins>
            <w:r w:rsidRPr="00375066">
              <w:rPr>
                <w:lang w:val="en-IN"/>
              </w:rPr>
              <w:t xml:space="preserve"> integration</w:t>
            </w:r>
          </w:p>
        </w:tc>
      </w:tr>
      <w:tr w:rsidR="00C23D8D" w:rsidRPr="00375066" w14:paraId="3386461B" w14:textId="77777777" w:rsidTr="00953765">
        <w:tc>
          <w:tcPr>
            <w:tcW w:w="0" w:type="auto"/>
            <w:hideMark/>
          </w:tcPr>
          <w:p w14:paraId="2D01EAB5" w14:textId="77777777" w:rsidR="00E47449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Reports and analytics</w:t>
            </w:r>
          </w:p>
          <w:p w14:paraId="1806D437" w14:textId="77777777" w:rsidR="00953765" w:rsidRPr="00375066" w:rsidRDefault="00953765" w:rsidP="00BE143B">
            <w:pPr>
              <w:rPr>
                <w:lang w:val="en-IN"/>
              </w:rPr>
            </w:pPr>
          </w:p>
        </w:tc>
        <w:tc>
          <w:tcPr>
            <w:tcW w:w="0" w:type="auto"/>
            <w:hideMark/>
          </w:tcPr>
          <w:p w14:paraId="590804F7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PDF / Excel / JSON exports</w:t>
            </w:r>
          </w:p>
        </w:tc>
        <w:tc>
          <w:tcPr>
            <w:tcW w:w="0" w:type="auto"/>
            <w:hideMark/>
          </w:tcPr>
          <w:p w14:paraId="23B36068" w14:textId="77777777" w:rsidR="00E47449" w:rsidRPr="00375066" w:rsidRDefault="00E47449" w:rsidP="00BE143B">
            <w:pPr>
              <w:rPr>
                <w:lang w:val="en-IN"/>
              </w:rPr>
            </w:pPr>
            <w:r w:rsidRPr="00375066">
              <w:rPr>
                <w:lang w:val="en-IN"/>
              </w:rPr>
              <w:t>For user interface reports</w:t>
            </w:r>
          </w:p>
        </w:tc>
      </w:tr>
    </w:tbl>
    <w:p w14:paraId="413C48DC" w14:textId="77777777" w:rsidR="00E47449" w:rsidRPr="00375066" w:rsidRDefault="00000000" w:rsidP="00E47449">
      <w:pPr>
        <w:rPr>
          <w:lang w:val="en-IN"/>
        </w:rPr>
      </w:pPr>
      <w:r>
        <w:rPr>
          <w:lang w:val="en-IN"/>
        </w:rPr>
        <w:pict w14:anchorId="47918810">
          <v:rect id="_x0000_i1027" style="width:0;height:1.5pt" o:hralign="center" o:hrstd="t" o:hr="t" fillcolor="#a0a0a0" stroked="f"/>
        </w:pict>
      </w:r>
    </w:p>
    <w:p w14:paraId="19AF69E6" w14:textId="77777777" w:rsidR="00953765" w:rsidRDefault="00953765" w:rsidP="00E47449">
      <w:pPr>
        <w:rPr>
          <w:b/>
          <w:bCs/>
          <w:lang w:val="en-IN"/>
        </w:rPr>
      </w:pPr>
    </w:p>
    <w:p w14:paraId="40C3EB9A" w14:textId="392D4B52" w:rsidR="00E47449" w:rsidRDefault="00E47449" w:rsidP="00E47449">
      <w:pPr>
        <w:rPr>
          <w:b/>
          <w:bCs/>
          <w:lang w:val="en-IN"/>
        </w:rPr>
      </w:pPr>
      <w:r w:rsidRPr="00375066">
        <w:rPr>
          <w:b/>
          <w:bCs/>
          <w:lang w:val="en-IN"/>
        </w:rPr>
        <w:t>Data Ownership and Access Policy</w:t>
      </w:r>
    </w:p>
    <w:p w14:paraId="03E27D28" w14:textId="77777777" w:rsidR="00953765" w:rsidRPr="00375066" w:rsidRDefault="00953765" w:rsidP="00E47449">
      <w:pPr>
        <w:rPr>
          <w:b/>
          <w:bCs/>
          <w:lang w:val="en-IN"/>
        </w:rPr>
      </w:pPr>
    </w:p>
    <w:p w14:paraId="373237F5" w14:textId="77777777" w:rsidR="00E47449" w:rsidRDefault="00E47449" w:rsidP="00E47449">
      <w:pPr>
        <w:numPr>
          <w:ilvl w:val="0"/>
          <w:numId w:val="6"/>
        </w:numPr>
        <w:rPr>
          <w:lang w:val="en-IN"/>
        </w:rPr>
      </w:pPr>
      <w:r w:rsidRPr="00375066">
        <w:rPr>
          <w:lang w:val="en-IN"/>
        </w:rPr>
        <w:t xml:space="preserve">All datasets collected, generated, or integrated under this RIS project shall be </w:t>
      </w:r>
      <w:r w:rsidRPr="00953765">
        <w:rPr>
          <w:lang w:val="en-IN"/>
        </w:rPr>
        <w:t>owned by AIWTDS.</w:t>
      </w:r>
    </w:p>
    <w:p w14:paraId="0026F9AF" w14:textId="77777777" w:rsidR="00953765" w:rsidRPr="00953765" w:rsidRDefault="00953765" w:rsidP="00953765">
      <w:pPr>
        <w:ind w:left="720"/>
        <w:rPr>
          <w:lang w:val="en-IN"/>
        </w:rPr>
      </w:pPr>
    </w:p>
    <w:p w14:paraId="1C9970A5" w14:textId="4E69A173" w:rsidR="00E47449" w:rsidRDefault="00E47449" w:rsidP="00E47449">
      <w:pPr>
        <w:numPr>
          <w:ilvl w:val="0"/>
          <w:numId w:val="6"/>
        </w:numPr>
        <w:rPr>
          <w:lang w:val="en-IN"/>
        </w:rPr>
      </w:pPr>
      <w:r w:rsidRPr="00375066">
        <w:rPr>
          <w:lang w:val="en-IN"/>
        </w:rPr>
        <w:t>Access to external datasets (e.g., ASDMA, IMD, IWAI) shall be governed by M</w:t>
      </w:r>
      <w:r w:rsidR="000D5A5D">
        <w:rPr>
          <w:lang w:val="en-IN"/>
        </w:rPr>
        <w:t>O</w:t>
      </w:r>
      <w:r w:rsidRPr="00375066">
        <w:rPr>
          <w:lang w:val="en-IN"/>
        </w:rPr>
        <w:t>U</w:t>
      </w:r>
      <w:r w:rsidR="000D5A5D">
        <w:rPr>
          <w:lang w:val="en-IN"/>
        </w:rPr>
        <w:t>’</w:t>
      </w:r>
      <w:r w:rsidRPr="00375066">
        <w:rPr>
          <w:lang w:val="en-IN"/>
        </w:rPr>
        <w:t>s or data-sharing agreements.</w:t>
      </w:r>
    </w:p>
    <w:p w14:paraId="26E2BC26" w14:textId="77777777" w:rsidR="00953765" w:rsidRDefault="00953765" w:rsidP="00953765">
      <w:pPr>
        <w:pStyle w:val="ListParagraph"/>
        <w:rPr>
          <w:lang w:val="en-IN"/>
        </w:rPr>
      </w:pPr>
    </w:p>
    <w:p w14:paraId="45833E16" w14:textId="77777777" w:rsidR="00E47449" w:rsidRPr="00375066" w:rsidDel="000D5A5D" w:rsidRDefault="00E47449" w:rsidP="00E47449">
      <w:pPr>
        <w:numPr>
          <w:ilvl w:val="0"/>
          <w:numId w:val="6"/>
        </w:numPr>
        <w:rPr>
          <w:del w:id="166" w:author="Suchisnita Nayak" w:date="2025-10-27T15:52:00Z" w16du:dateUtc="2025-10-27T10:22:00Z"/>
          <w:lang w:val="en-IN"/>
        </w:rPr>
      </w:pPr>
      <w:r w:rsidRPr="00375066">
        <w:rPr>
          <w:lang w:val="en-IN"/>
        </w:rPr>
        <w:t xml:space="preserve">The system shall support </w:t>
      </w:r>
      <w:r w:rsidRPr="00953765">
        <w:rPr>
          <w:lang w:val="en-IN"/>
        </w:rPr>
        <w:t>API-based interoperability</w:t>
      </w:r>
      <w:r w:rsidRPr="00375066">
        <w:rPr>
          <w:lang w:val="en-IN"/>
        </w:rPr>
        <w:t xml:space="preserve"> for future extensions.</w:t>
      </w:r>
    </w:p>
    <w:p w14:paraId="56F1AB28" w14:textId="77777777" w:rsidR="00E47449" w:rsidRPr="000D5A5D" w:rsidDel="000D5A5D" w:rsidRDefault="00E47449" w:rsidP="000D5A5D">
      <w:pPr>
        <w:numPr>
          <w:ilvl w:val="0"/>
          <w:numId w:val="6"/>
        </w:numPr>
        <w:rPr>
          <w:del w:id="167" w:author="Suchisnita Nayak" w:date="2025-10-27T15:52:00Z" w16du:dateUtc="2025-10-27T10:22:00Z"/>
          <w:lang w:val="en-IN"/>
        </w:rPr>
        <w:pPrChange w:id="168" w:author="Suchisnita Nayak" w:date="2025-10-27T15:52:00Z" w16du:dateUtc="2025-10-27T10:22:00Z">
          <w:pPr/>
        </w:pPrChange>
      </w:pPr>
    </w:p>
    <w:p w14:paraId="103FFD38" w14:textId="77777777" w:rsidR="00E47449" w:rsidDel="000D5A5D" w:rsidRDefault="00E47449" w:rsidP="00E47449">
      <w:pPr>
        <w:rPr>
          <w:del w:id="169" w:author="Suchisnita Nayak" w:date="2025-10-27T15:52:00Z" w16du:dateUtc="2025-10-27T10:22:00Z"/>
        </w:rPr>
      </w:pPr>
    </w:p>
    <w:p w14:paraId="79C3281F" w14:textId="77777777" w:rsidR="00C71DD0" w:rsidRDefault="00C71DD0" w:rsidP="000D5A5D">
      <w:pPr>
        <w:numPr>
          <w:ilvl w:val="0"/>
          <w:numId w:val="6"/>
        </w:numPr>
        <w:pPrChange w:id="170" w:author="Suchisnita Nayak" w:date="2025-10-27T15:52:00Z" w16du:dateUtc="2025-10-27T10:22:00Z">
          <w:pPr/>
        </w:pPrChange>
      </w:pPr>
    </w:p>
    <w:sectPr w:rsidR="00C71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24B63"/>
    <w:multiLevelType w:val="multilevel"/>
    <w:tmpl w:val="BDE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975CB"/>
    <w:multiLevelType w:val="multilevel"/>
    <w:tmpl w:val="69B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B5C86"/>
    <w:multiLevelType w:val="multilevel"/>
    <w:tmpl w:val="770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86F98"/>
    <w:multiLevelType w:val="multilevel"/>
    <w:tmpl w:val="C64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603E1"/>
    <w:multiLevelType w:val="multilevel"/>
    <w:tmpl w:val="01E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E7025"/>
    <w:multiLevelType w:val="hybridMultilevel"/>
    <w:tmpl w:val="368C04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F154C"/>
    <w:multiLevelType w:val="multilevel"/>
    <w:tmpl w:val="62F82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276472">
    <w:abstractNumId w:val="2"/>
  </w:num>
  <w:num w:numId="2" w16cid:durableId="1655988319">
    <w:abstractNumId w:val="1"/>
  </w:num>
  <w:num w:numId="3" w16cid:durableId="1251796">
    <w:abstractNumId w:val="4"/>
  </w:num>
  <w:num w:numId="4" w16cid:durableId="2004432522">
    <w:abstractNumId w:val="3"/>
  </w:num>
  <w:num w:numId="5" w16cid:durableId="1591238334">
    <w:abstractNumId w:val="6"/>
  </w:num>
  <w:num w:numId="6" w16cid:durableId="1083063437">
    <w:abstractNumId w:val="0"/>
  </w:num>
  <w:num w:numId="7" w16cid:durableId="226577793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chisnita Nayak">
    <w15:presenceInfo w15:providerId="AD" w15:userId="S::suchisnita.nayak@nisg.org::be478874-5507-4b37-b01c-e4ac2e46ff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49"/>
    <w:rsid w:val="000933FF"/>
    <w:rsid w:val="000D5A5D"/>
    <w:rsid w:val="0010625D"/>
    <w:rsid w:val="00141F1D"/>
    <w:rsid w:val="00165F24"/>
    <w:rsid w:val="001C6D8B"/>
    <w:rsid w:val="0021143A"/>
    <w:rsid w:val="00221809"/>
    <w:rsid w:val="00261098"/>
    <w:rsid w:val="00281BF8"/>
    <w:rsid w:val="002E4FB5"/>
    <w:rsid w:val="002E6BA0"/>
    <w:rsid w:val="003161BA"/>
    <w:rsid w:val="0043352D"/>
    <w:rsid w:val="004A7DA6"/>
    <w:rsid w:val="004B3D8F"/>
    <w:rsid w:val="00501420"/>
    <w:rsid w:val="0058631C"/>
    <w:rsid w:val="006B5F93"/>
    <w:rsid w:val="006D19FA"/>
    <w:rsid w:val="00720FC1"/>
    <w:rsid w:val="00761361"/>
    <w:rsid w:val="00794728"/>
    <w:rsid w:val="007B6024"/>
    <w:rsid w:val="00851351"/>
    <w:rsid w:val="008C111D"/>
    <w:rsid w:val="00953765"/>
    <w:rsid w:val="00A739E4"/>
    <w:rsid w:val="00A96D1E"/>
    <w:rsid w:val="00B0762D"/>
    <w:rsid w:val="00B17F59"/>
    <w:rsid w:val="00B45826"/>
    <w:rsid w:val="00BF39A8"/>
    <w:rsid w:val="00C23D8D"/>
    <w:rsid w:val="00C70C6A"/>
    <w:rsid w:val="00C71DD0"/>
    <w:rsid w:val="00D20435"/>
    <w:rsid w:val="00E47449"/>
    <w:rsid w:val="00EF0A1F"/>
    <w:rsid w:val="00F2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AAA6"/>
  <w15:chartTrackingRefBased/>
  <w15:docId w15:val="{68B7FE6B-C69B-4637-9B3A-18E0FF63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44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4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4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4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4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4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4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4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4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4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44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44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44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4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44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449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47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474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474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7449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4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7449"/>
    <w:rPr>
      <w:rFonts w:ascii="Arial MT" w:eastAsia="Arial MT" w:hAnsi="Arial MT" w:cs="Arial MT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2E6BA0"/>
    <w:pPr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1730</Words>
  <Characters>10865</Characters>
  <Application>Microsoft Office Word</Application>
  <DocSecurity>0</DocSecurity>
  <Lines>319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Debdulal Ghosh</dc:creator>
  <cp:keywords/>
  <dc:description/>
  <cp:lastModifiedBy>Suchisnita Nayak</cp:lastModifiedBy>
  <cp:revision>19</cp:revision>
  <dcterms:created xsi:type="dcterms:W3CDTF">2025-10-27T10:17:00Z</dcterms:created>
  <dcterms:modified xsi:type="dcterms:W3CDTF">2025-10-27T10:29:00Z</dcterms:modified>
</cp:coreProperties>
</file>